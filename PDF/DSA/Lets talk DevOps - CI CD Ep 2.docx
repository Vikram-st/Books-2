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6BDE" w14:textId="364E2812" w:rsidR="00D54054" w:rsidRDefault="4AA675DC" w:rsidP="004C6DB8">
      <w:pPr>
        <w:pStyle w:val="berschrift1"/>
      </w:pPr>
      <w:bookmarkStart w:id="0" w:name="OLE_LINK81"/>
      <w:commentRangeStart w:id="1"/>
      <w:r>
        <w:t xml:space="preserve">Advanced Azure DevOps </w:t>
      </w:r>
      <w:r w:rsidR="0D28906F">
        <w:t>Pipelines for Power Platform</w:t>
      </w:r>
      <w:commentRangeEnd w:id="1"/>
      <w:r w:rsidR="008B7E96">
        <w:rPr>
          <w:rStyle w:val="Kommentarzeichen"/>
        </w:rPr>
        <w:commentReference w:id="1"/>
      </w:r>
    </w:p>
    <w:p w14:paraId="189814A2" w14:textId="77777777" w:rsidR="004C6DB8" w:rsidRDefault="004C6DB8"/>
    <w:p w14:paraId="520178BB" w14:textId="40C1A6C4" w:rsidR="00FE0D56" w:rsidRPr="00FE0D56" w:rsidRDefault="00724205" w:rsidP="00FE0D56">
      <w:r w:rsidRPr="00127E91">
        <w:rPr>
          <w:b/>
          <w:bCs/>
        </w:rPr>
        <w:t xml:space="preserve">Shailesh: </w:t>
      </w:r>
      <w:r>
        <w:rPr>
          <w:b/>
          <w:bCs/>
        </w:rPr>
        <w:br/>
      </w:r>
      <w:r>
        <w:t xml:space="preserve">Hello and welcome to Let’s talk DevOps, </w:t>
      </w:r>
      <w:r w:rsidR="00FE0D56">
        <w:t xml:space="preserve">your </w:t>
      </w:r>
      <w:proofErr w:type="spellStart"/>
      <w:r w:rsidR="00FE0D56">
        <w:t>favorite</w:t>
      </w:r>
      <w:proofErr w:type="spellEnd"/>
      <w:r w:rsidR="00FE0D56">
        <w:t xml:space="preserve"> pitstop </w:t>
      </w:r>
      <w:del w:id="2" w:author="Shailesh Dhaundiyal" w:date="2025-02-13T12:13:00Z" w16du:dateUtc="2025-02-13T06:43:00Z">
        <w:r w:rsidR="00FE0D56">
          <w:delText xml:space="preserve">for </w:delText>
        </w:r>
      </w:del>
      <w:ins w:id="3" w:author="Shailesh Dhaundiyal" w:date="2025-02-13T12:13:00Z" w16du:dateUtc="2025-02-13T06:43:00Z">
        <w:r w:rsidR="00DC1479">
          <w:t xml:space="preserve">to catch </w:t>
        </w:r>
      </w:ins>
      <w:del w:id="4" w:author="Shailesh Dhaundiyal" w:date="2025-02-13T12:12:00Z" w16du:dateUtc="2025-02-13T06:42:00Z">
        <w:r w:rsidR="00FE0D56">
          <w:delText>all things DevOps</w:delText>
        </w:r>
      </w:del>
      <w:ins w:id="5" w:author="Shailesh Dhaundiyal" w:date="2025-02-13T12:12:00Z" w16du:dateUtc="2025-02-13T06:42:00Z">
        <w:r w:rsidR="000C2900">
          <w:t>every</w:t>
        </w:r>
      </w:ins>
      <w:ins w:id="6" w:author="Shailesh Dhaundiyal" w:date="2025-02-13T12:13:00Z" w16du:dateUtc="2025-02-13T06:43:00Z">
        <w:r w:rsidR="006E6C0E">
          <w:t xml:space="preserve"> </w:t>
        </w:r>
        <w:r w:rsidR="000C2900">
          <w:t xml:space="preserve">nugget </w:t>
        </w:r>
        <w:r w:rsidR="006E6C0E">
          <w:t>in this domain</w:t>
        </w:r>
      </w:ins>
      <w:r w:rsidR="00FE0D56">
        <w:t xml:space="preserve">. </w:t>
      </w:r>
      <w:del w:id="7" w:author="Shailesh Dhaundiyal" w:date="2025-02-13T12:21:00Z" w16du:dateUtc="2025-02-13T06:51:00Z">
        <w:r w:rsidR="00FE0D56">
          <w:delText xml:space="preserve">Today, </w:delText>
        </w:r>
        <w:r w:rsidR="00FE0D56" w:rsidRPr="00FE0D56">
          <w:delText>we’re diving deeper into CI/CD for Power Platform</w:delText>
        </w:r>
        <w:r w:rsidR="00FE0D56">
          <w:delText xml:space="preserve"> and </w:delText>
        </w:r>
      </w:del>
      <w:del w:id="8" w:author="Shailesh Dhaundiyal" w:date="2025-02-13T12:20:00Z" w16du:dateUtc="2025-02-13T06:50:00Z">
        <w:r w:rsidR="00FE0D56">
          <w:delText>j</w:delText>
        </w:r>
        <w:r w:rsidR="00FE0D56" w:rsidRPr="00FE0D56">
          <w:delText xml:space="preserve">oining </w:delText>
        </w:r>
      </w:del>
      <w:ins w:id="9" w:author="Shailesh Dhaundiyal" w:date="2025-02-13T12:20:00Z" w16du:dateUtc="2025-02-13T06:50:00Z">
        <w:r w:rsidR="001E75C3">
          <w:t>J</w:t>
        </w:r>
        <w:r w:rsidR="001E75C3" w:rsidRPr="00FE0D56">
          <w:t xml:space="preserve">oining </w:t>
        </w:r>
      </w:ins>
      <w:r w:rsidR="00FE0D56" w:rsidRPr="00FE0D56">
        <w:t xml:space="preserve">me again </w:t>
      </w:r>
      <w:r w:rsidR="00FE0D56">
        <w:t>from our previous episode</w:t>
      </w:r>
      <w:del w:id="10" w:author="Shailesh Dhaundiyal" w:date="2025-03-06T14:30:00Z" w16du:dateUtc="2025-03-06T09:00:00Z">
        <w:r w:rsidR="00FE0D56" w:rsidDel="00944B72">
          <w:delText>,</w:delText>
        </w:r>
      </w:del>
      <w:r w:rsidR="00FE0D56">
        <w:t xml:space="preserve"> </w:t>
      </w:r>
      <w:r w:rsidR="00FE0D56" w:rsidRPr="00FE0D56">
        <w:t>are our DevOps experts, Thomas and Gurpreet</w:t>
      </w:r>
      <w:ins w:id="11" w:author="Shailesh Dhaundiyal" w:date="2025-02-13T12:20:00Z" w16du:dateUtc="2025-02-13T06:50:00Z">
        <w:r w:rsidR="002B6EB6">
          <w:t xml:space="preserve">, who had </w:t>
        </w:r>
        <w:r w:rsidR="00BD49E0">
          <w:t>helped us understand CI/CD</w:t>
        </w:r>
        <w:r w:rsidR="007607FE">
          <w:t xml:space="preserve"> in Power P</w:t>
        </w:r>
      </w:ins>
      <w:ins w:id="12" w:author="Shailesh Dhaundiyal" w:date="2025-02-13T12:21:00Z" w16du:dateUtc="2025-02-13T06:51:00Z">
        <w:r w:rsidR="007607FE">
          <w:t>latforms</w:t>
        </w:r>
      </w:ins>
      <w:r w:rsidR="00FE0D56" w:rsidRPr="00FE0D56">
        <w:t xml:space="preserve">. </w:t>
      </w:r>
      <w:ins w:id="13" w:author="Shailesh Dhaundiyal" w:date="2025-02-13T12:22:00Z" w16du:dateUtc="2025-02-13T06:52:00Z">
        <w:r w:rsidR="000F5091">
          <w:t xml:space="preserve">Today, </w:t>
        </w:r>
        <w:r w:rsidR="000F5091" w:rsidRPr="00FE0D56">
          <w:t xml:space="preserve">we’re diving deeper </w:t>
        </w:r>
        <w:r w:rsidR="000F5091">
          <w:t>by discussing about</w:t>
        </w:r>
        <w:r w:rsidR="000F5091" w:rsidRPr="00FE0D56">
          <w:t xml:space="preserve"> CI/CD for Power Platform</w:t>
        </w:r>
      </w:ins>
      <w:ins w:id="14" w:author="Shailesh Dhaundiyal" w:date="2025-03-06T14:30:00Z" w16du:dateUtc="2025-03-06T09:00:00Z">
        <w:r w:rsidR="00325EF6">
          <w:t>s</w:t>
        </w:r>
      </w:ins>
      <w:ins w:id="15" w:author="Shailesh Dhaundiyal" w:date="2025-02-13T12:22:00Z" w16du:dateUtc="2025-02-13T06:52:00Z">
        <w:r w:rsidR="000F5091">
          <w:t xml:space="preserve"> with Advanced Azure.</w:t>
        </w:r>
        <w:r w:rsidR="00FE0D56" w:rsidRPr="00FE0D56">
          <w:t xml:space="preserve"> </w:t>
        </w:r>
      </w:ins>
      <w:r w:rsidR="00FE0D56">
        <w:t xml:space="preserve">Welcome </w:t>
      </w:r>
      <w:r w:rsidR="00C27185">
        <w:t>back,</w:t>
      </w:r>
      <w:r w:rsidR="00FE0D56">
        <w:t xml:space="preserve"> both of you</w:t>
      </w:r>
      <w:r w:rsidR="00FE0D56" w:rsidRPr="00FE0D56">
        <w:t>!</w:t>
      </w:r>
    </w:p>
    <w:p w14:paraId="77B44B50" w14:textId="1214BDC5" w:rsidR="00724205" w:rsidRDefault="1A328712" w:rsidP="00724205">
      <w:pPr>
        <w:rPr>
          <w:ins w:id="16" w:author="Shailesh Dhaundiyal" w:date="2025-03-06T14:29:00Z" w16du:dateUtc="2025-03-06T08:59:00Z"/>
        </w:rPr>
      </w:pPr>
      <w:r w:rsidRPr="399D399A">
        <w:rPr>
          <w:b/>
          <w:bCs/>
        </w:rPr>
        <w:t>Thomas</w:t>
      </w:r>
      <w:del w:id="17" w:author="Shailesh Dhaundiyal" w:date="2025-03-06T14:29:00Z" w16du:dateUtc="2025-03-06T08:59:00Z">
        <w:r w:rsidRPr="399D399A" w:rsidDel="00A950E8">
          <w:rPr>
            <w:b/>
            <w:bCs/>
          </w:rPr>
          <w:delText xml:space="preserve"> and Gurpreet</w:delText>
        </w:r>
      </w:del>
      <w:r w:rsidRPr="399D399A">
        <w:rPr>
          <w:b/>
          <w:bCs/>
        </w:rPr>
        <w:t>:</w:t>
      </w:r>
      <w:r>
        <w:t xml:space="preserve"> Hey Shailesh</w:t>
      </w:r>
      <w:r w:rsidR="640526BF">
        <w:t>,</w:t>
      </w:r>
      <w:r>
        <w:t xml:space="preserve"> </w:t>
      </w:r>
      <w:r w:rsidR="11FB0D2D">
        <w:t>great to be here again</w:t>
      </w:r>
      <w:r>
        <w:t>!</w:t>
      </w:r>
    </w:p>
    <w:p w14:paraId="4C6549E2" w14:textId="3E6467D6" w:rsidR="00A950E8" w:rsidDel="00A950E8" w:rsidRDefault="00A950E8" w:rsidP="00724205">
      <w:pPr>
        <w:rPr>
          <w:del w:id="18" w:author="Shailesh Dhaundiyal" w:date="2025-03-06T14:29:00Z" w16du:dateUtc="2025-03-06T08:59:00Z"/>
        </w:rPr>
      </w:pPr>
    </w:p>
    <w:p w14:paraId="4361CFD2" w14:textId="7F483297" w:rsidR="00A950E8" w:rsidRDefault="00A950E8" w:rsidP="00A950E8">
      <w:pPr>
        <w:rPr>
          <w:ins w:id="19" w:author="Shailesh Dhaundiyal" w:date="2025-03-06T14:29:00Z" w16du:dateUtc="2025-03-06T08:59:00Z"/>
        </w:rPr>
      </w:pPr>
      <w:ins w:id="20" w:author="Shailesh Dhaundiyal" w:date="2025-03-06T14:29:00Z" w16du:dateUtc="2025-03-06T08:59:00Z">
        <w:r w:rsidRPr="399D399A">
          <w:rPr>
            <w:b/>
            <w:bCs/>
          </w:rPr>
          <w:t>Gurpreet:</w:t>
        </w:r>
        <w:r>
          <w:t xml:space="preserve"> H</w:t>
        </w:r>
      </w:ins>
      <w:ins w:id="21" w:author="Shailesh Dhaundiyal" w:date="2025-03-06T14:31:00Z" w16du:dateUtc="2025-03-06T09:01:00Z">
        <w:r w:rsidR="009B2882">
          <w:t>i</w:t>
        </w:r>
      </w:ins>
      <w:ins w:id="22" w:author="Shailesh Dhaundiyal" w:date="2025-03-06T14:29:00Z" w16du:dateUtc="2025-03-06T08:59:00Z">
        <w:r>
          <w:t xml:space="preserve"> Shailesh, </w:t>
        </w:r>
      </w:ins>
      <w:ins w:id="23" w:author="Shailesh Dhaundiyal" w:date="2025-03-06T14:30:00Z" w16du:dateUtc="2025-03-06T09:00:00Z">
        <w:r w:rsidR="00325EF6">
          <w:t>thanks for having us</w:t>
        </w:r>
      </w:ins>
      <w:ins w:id="24" w:author="Shailesh Dhaundiyal" w:date="2025-03-06T14:29:00Z" w16du:dateUtc="2025-03-06T08:59:00Z">
        <w:r>
          <w:t xml:space="preserve"> again!</w:t>
        </w:r>
      </w:ins>
    </w:p>
    <w:p w14:paraId="75D40656" w14:textId="0C821AFE" w:rsidR="004C6DB8" w:rsidRDefault="1A328712" w:rsidP="00724205">
      <w:r w:rsidRPr="399D399A">
        <w:rPr>
          <w:b/>
          <w:bCs/>
        </w:rPr>
        <w:t>Shailesh:</w:t>
      </w:r>
      <w:r w:rsidR="00724205">
        <w:br/>
      </w:r>
      <w:ins w:id="25" w:author="Shailesh Dhaundiyal" w:date="2025-03-06T14:31:00Z" w16du:dateUtc="2025-03-06T09:01:00Z">
        <w:r w:rsidR="00325EF6">
          <w:t xml:space="preserve">Great. </w:t>
        </w:r>
      </w:ins>
      <w:r>
        <w:t xml:space="preserve">Alright, so </w:t>
      </w:r>
      <w:r w:rsidR="4EA78314">
        <w:t xml:space="preserve">Thomas, in our previous episode, we </w:t>
      </w:r>
      <w:r w:rsidR="11FB0D2D">
        <w:t>covered the</w:t>
      </w:r>
      <w:r w:rsidR="4EA78314">
        <w:t xml:space="preserve"> basics of CI/CD</w:t>
      </w:r>
      <w:r w:rsidR="11FB0D2D">
        <w:t xml:space="preserve"> in Power Platform</w:t>
      </w:r>
      <w:r w:rsidR="4EA78314">
        <w:t xml:space="preserve">. </w:t>
      </w:r>
      <w:r w:rsidR="739D3F6D">
        <w:t xml:space="preserve">Today, </w:t>
      </w:r>
      <w:ins w:id="26" w:author="Shailesh Dhaundiyal" w:date="2025-02-13T12:17:00Z" w16du:dateUtc="2025-02-13T06:47:00Z">
        <w:r w:rsidR="00FA243F">
          <w:t>let’s</w:t>
        </w:r>
      </w:ins>
      <w:del w:id="27" w:author="Shailesh Dhaundiyal" w:date="2025-02-13T12:16:00Z" w16du:dateUtc="2025-02-13T06:46:00Z">
        <w:r w:rsidR="6C3004E5" w:rsidDel="00C72E9E">
          <w:delText>let’</w:delText>
        </w:r>
      </w:del>
      <w:del w:id="28" w:author="Shailesh Dhaundiyal" w:date="2025-02-13T12:17:00Z" w16du:dateUtc="2025-02-13T06:47:00Z">
        <w:r w:rsidR="6C3004E5" w:rsidDel="00C72E9E">
          <w:delText>s</w:delText>
        </w:r>
      </w:del>
      <w:ins w:id="29" w:author="Shailesh Dhaundiyal" w:date="2025-02-13T12:16:00Z" w16du:dateUtc="2025-02-13T06:46:00Z">
        <w:r w:rsidR="00E621DD">
          <w:t xml:space="preserve"> begin by </w:t>
        </w:r>
      </w:ins>
      <w:ins w:id="30" w:author="Shailesh Dhaundiyal" w:date="2025-02-13T12:17:00Z" w16du:dateUtc="2025-02-13T06:47:00Z">
        <w:r w:rsidR="00D62F9A">
          <w:t>first</w:t>
        </w:r>
      </w:ins>
      <w:ins w:id="31" w:author="Shailesh Dhaundiyal" w:date="2025-02-13T12:18:00Z" w16du:dateUtc="2025-02-13T06:48:00Z">
        <w:r w:rsidR="001F7686">
          <w:t xml:space="preserve"> getting a clear</w:t>
        </w:r>
      </w:ins>
      <w:ins w:id="32" w:author="Shailesh Dhaundiyal" w:date="2025-02-13T12:17:00Z" w16du:dateUtc="2025-02-13T06:47:00Z">
        <w:r w:rsidR="00D62F9A">
          <w:t xml:space="preserve"> </w:t>
        </w:r>
      </w:ins>
      <w:ins w:id="33" w:author="Shailesh Dhaundiyal" w:date="2025-02-13T12:16:00Z" w16du:dateUtc="2025-02-13T06:46:00Z">
        <w:r w:rsidR="00E621DD">
          <w:t xml:space="preserve">understanding </w:t>
        </w:r>
      </w:ins>
      <w:ins w:id="34" w:author="Shailesh Dhaundiyal" w:date="2025-02-13T12:18:00Z" w16du:dateUtc="2025-02-13T06:48:00Z">
        <w:r w:rsidR="001F7686">
          <w:t>of</w:t>
        </w:r>
      </w:ins>
      <w:ins w:id="35" w:author="Shailesh Dhaundiyal" w:date="2025-02-13T12:17:00Z" w16du:dateUtc="2025-02-13T06:47:00Z">
        <w:r w:rsidR="00FA243F">
          <w:t xml:space="preserve"> the</w:t>
        </w:r>
      </w:ins>
      <w:del w:id="36" w:author="Shailesh Dhaundiyal" w:date="2025-02-13T12:16:00Z" w16du:dateUtc="2025-02-13T06:46:00Z">
        <w:r w:rsidR="6C3004E5" w:rsidDel="00E621DD">
          <w:delText xml:space="preserve"> go a step further</w:delText>
        </w:r>
      </w:del>
      <w:del w:id="37" w:author="Shailesh Dhaundiyal" w:date="2025-02-13T11:58:00Z" w16du:dateUtc="2025-02-13T06:28:00Z">
        <w:r w:rsidR="0113EA5D" w:rsidDel="00650346">
          <w:delText>.</w:delText>
        </w:r>
      </w:del>
      <w:del w:id="38" w:author="Shailesh Dhaundiyal" w:date="2025-02-13T12:16:00Z" w16du:dateUtc="2025-02-13T06:46:00Z">
        <w:r w:rsidR="0113EA5D" w:rsidDel="00E621DD">
          <w:delText>:</w:delText>
        </w:r>
        <w:r w:rsidR="6C3004E5">
          <w:delText xml:space="preserve">Can you </w:delText>
        </w:r>
      </w:del>
      <w:del w:id="39" w:author="Shailesh Dhaundiyal" w:date="2025-02-13T12:14:00Z" w16du:dateUtc="2025-02-13T06:44:00Z">
        <w:r w:rsidR="6C3004E5">
          <w:delText>explain</w:delText>
        </w:r>
        <w:r w:rsidR="5064C933">
          <w:delText xml:space="preserve"> </w:delText>
        </w:r>
      </w:del>
      <w:del w:id="40" w:author="Shailesh Dhaundiyal" w:date="2025-02-13T12:15:00Z" w16du:dateUtc="2025-02-13T06:45:00Z">
        <w:r w:rsidR="5064C933">
          <w:delText>w</w:delText>
        </w:r>
        <w:r w:rsidR="739D3F6D">
          <w:delText xml:space="preserve">hat </w:delText>
        </w:r>
        <w:r w:rsidR="5064C933">
          <w:delText>exactly</w:delText>
        </w:r>
      </w:del>
      <w:r w:rsidR="5064C933">
        <w:t xml:space="preserve"> </w:t>
      </w:r>
      <w:r w:rsidR="739D3F6D">
        <w:t>Microsoft Power Platform Build Tools for Azure DevOps</w:t>
      </w:r>
      <w:del w:id="41" w:author="Shailesh Dhaundiyal" w:date="2025-02-13T12:17:00Z" w16du:dateUtc="2025-02-13T06:47:00Z">
        <w:r w:rsidR="6C3004E5">
          <w:delText xml:space="preserve"> are?</w:delText>
        </w:r>
      </w:del>
      <w:ins w:id="42" w:author="Shailesh Dhaundiyal" w:date="2025-02-13T12:17:00Z" w16du:dateUtc="2025-02-13T06:47:00Z">
        <w:r w:rsidR="00FA243F">
          <w:t>.</w:t>
        </w:r>
      </w:ins>
    </w:p>
    <w:p w14:paraId="1D148B34" w14:textId="406FED6A" w:rsidR="00FE21AE" w:rsidRDefault="00FE21AE" w:rsidP="00FE21AE">
      <w:pPr>
        <w:rPr>
          <w:ins w:id="43" w:author="Elisabeth Schweighofer" w:date="2025-02-06T18:31:00Z" w16du:dateUtc="2025-02-06T17:31:00Z"/>
        </w:rPr>
      </w:pPr>
      <w:r w:rsidRPr="00772DC8">
        <w:rPr>
          <w:b/>
          <w:bCs/>
        </w:rPr>
        <w:t>Thomas:</w:t>
      </w:r>
      <w:r>
        <w:br/>
      </w:r>
      <w:r w:rsidR="00745CE4">
        <w:t>Sure</w:t>
      </w:r>
      <w:del w:id="44" w:author="Shailesh Dhaundiyal" w:date="2025-03-06T14:32:00Z" w16du:dateUtc="2025-03-06T09:02:00Z">
        <w:r w:rsidDel="00462900">
          <w:delText>, Shailesh</w:delText>
        </w:r>
      </w:del>
      <w:r>
        <w:t xml:space="preserve">. </w:t>
      </w:r>
      <w:ins w:id="45" w:author="Shailesh Dhaundiyal" w:date="2025-03-06T14:32:00Z" w16du:dateUtc="2025-03-06T09:02:00Z">
        <w:r w:rsidR="00462900">
          <w:t>So</w:t>
        </w:r>
      </w:ins>
      <w:ins w:id="46" w:author="Shailesh Dhaundiyal" w:date="2025-03-06T14:33:00Z" w16du:dateUtc="2025-03-06T09:03:00Z">
        <w:r w:rsidR="0060140F">
          <w:t>,</w:t>
        </w:r>
      </w:ins>
      <w:ins w:id="47" w:author="Shailesh Dhaundiyal" w:date="2025-03-06T14:32:00Z" w16du:dateUtc="2025-03-06T09:02:00Z">
        <w:r w:rsidR="00462900">
          <w:t xml:space="preserve"> </w:t>
        </w:r>
        <w:r w:rsidR="0060140F" w:rsidRPr="0060140F">
          <w:t>these tools are basically extensions provided by Microsoft in their own marketplace and address some of the limitations within Power Platform pipelines that we discussed in the last episode</w:t>
        </w:r>
      </w:ins>
      <w:del w:id="48" w:author="Shailesh Dhaundiyal" w:date="2025-03-06T14:32:00Z" w16du:dateUtc="2025-03-06T09:02:00Z">
        <w:r w:rsidR="00480828" w:rsidDel="0060140F">
          <w:delText xml:space="preserve">These </w:delText>
        </w:r>
        <w:r w:rsidR="008813FE" w:rsidRPr="008813FE" w:rsidDel="0060140F">
          <w:delText>tools</w:delText>
        </w:r>
      </w:del>
      <w:ins w:id="49" w:author="Thomas Goldberger" w:date="2025-02-12T12:07:00Z" w16du:dateUtc="2025-02-12T11:07:00Z">
        <w:del w:id="50" w:author="Shailesh Dhaundiyal" w:date="2025-03-06T14:32:00Z" w16du:dateUtc="2025-03-06T09:02:00Z">
          <w:r w:rsidR="00B045CC" w:rsidDel="0060140F">
            <w:delText xml:space="preserve"> </w:delText>
          </w:r>
          <w:r w:rsidR="00FB131C" w:rsidDel="0060140F">
            <w:delText>are</w:delText>
          </w:r>
        </w:del>
      </w:ins>
      <w:ins w:id="51" w:author="Thomas Goldberger" w:date="2025-02-12T12:10:00Z" w16du:dateUtc="2025-02-12T11:10:00Z">
        <w:del w:id="52" w:author="Shailesh Dhaundiyal" w:date="2025-02-13T11:58:00Z" w16du:dateUtc="2025-02-13T06:28:00Z">
          <w:r w:rsidR="002819DD">
            <w:delText xml:space="preserve"> an</w:delText>
          </w:r>
        </w:del>
      </w:ins>
      <w:ins w:id="53" w:author="Thomas Goldberger" w:date="2025-02-12T12:07:00Z" w16du:dateUtc="2025-02-12T11:07:00Z">
        <w:del w:id="54" w:author="Shailesh Dhaundiyal" w:date="2025-03-06T14:32:00Z" w16du:dateUtc="2025-03-06T09:02:00Z">
          <w:r w:rsidR="00FB131C" w:rsidDel="0060140F">
            <w:delText xml:space="preserve"> extensions, provided by Microsoft</w:delText>
          </w:r>
        </w:del>
      </w:ins>
      <w:ins w:id="55" w:author="Thomas Goldberger" w:date="2025-02-12T12:10:00Z" w16du:dateUtc="2025-02-12T11:10:00Z">
        <w:del w:id="56" w:author="Shailesh Dhaundiyal" w:date="2025-03-06T14:32:00Z" w16du:dateUtc="2025-03-06T09:02:00Z">
          <w:r w:rsidR="002819DD" w:rsidDel="0060140F">
            <w:delText xml:space="preserve"> in </w:delText>
          </w:r>
        </w:del>
      </w:ins>
      <w:ins w:id="57" w:author="Thomas Goldberger" w:date="2025-02-12T12:11:00Z" w16du:dateUtc="2025-02-12T11:11:00Z">
        <w:del w:id="58" w:author="Shailesh Dhaundiyal" w:date="2025-03-06T14:32:00Z" w16du:dateUtc="2025-03-06T09:02:00Z">
          <w:r w:rsidR="002819DD" w:rsidDel="0060140F">
            <w:delText>ther</w:delText>
          </w:r>
        </w:del>
        <w:del w:id="59" w:author="Shailesh Dhaundiyal" w:date="2025-02-13T11:58:00Z" w16du:dateUtc="2025-02-13T06:28:00Z">
          <w:r w:rsidR="002819DD" w:rsidDel="000D6CDC">
            <w:delText>e</w:delText>
          </w:r>
        </w:del>
      </w:ins>
      <w:ins w:id="60" w:author="Thomas Goldberger" w:date="2025-02-12T12:10:00Z" w16du:dateUtc="2025-02-12T11:10:00Z">
        <w:del w:id="61" w:author="Shailesh Dhaundiyal" w:date="2025-03-06T14:32:00Z" w16du:dateUtc="2025-03-06T09:02:00Z">
          <w:r w:rsidR="002819DD" w:rsidDel="0060140F">
            <w:delText xml:space="preserve"> </w:delText>
          </w:r>
        </w:del>
      </w:ins>
      <w:ins w:id="62" w:author="Thomas Goldberger" w:date="2025-02-12T12:11:00Z" w16du:dateUtc="2025-02-12T11:11:00Z">
        <w:del w:id="63" w:author="Shailesh Dhaundiyal" w:date="2025-03-06T14:32:00Z" w16du:dateUtc="2025-03-06T09:02:00Z">
          <w:r w:rsidR="002819DD" w:rsidDel="0060140F">
            <w:delText>Marketplace</w:delText>
          </w:r>
        </w:del>
      </w:ins>
      <w:ins w:id="64" w:author="Thomas Goldberger" w:date="2025-02-12T12:07:00Z" w16du:dateUtc="2025-02-12T11:07:00Z">
        <w:del w:id="65" w:author="Shailesh Dhaundiyal" w:date="2025-03-06T14:32:00Z" w16du:dateUtc="2025-03-06T09:02:00Z">
          <w:r w:rsidR="00C53B36" w:rsidDel="0060140F">
            <w:delText xml:space="preserve"> </w:delText>
          </w:r>
        </w:del>
      </w:ins>
      <w:del w:id="66" w:author="Shailesh Dhaundiyal" w:date="2025-03-06T14:32:00Z" w16du:dateUtc="2025-03-06T09:02:00Z">
        <w:r w:rsidR="008813FE" w:rsidRPr="008813FE" w:rsidDel="0060140F">
          <w:delText xml:space="preserve"> offer advanced features </w:delText>
        </w:r>
        <w:r w:rsidR="00C03D9E" w:rsidDel="0060140F">
          <w:delText>that</w:delText>
        </w:r>
      </w:del>
      <w:ins w:id="67" w:author="Thomas Goldberger" w:date="2025-02-12T12:11:00Z" w16du:dateUtc="2025-02-12T11:11:00Z">
        <w:del w:id="68" w:author="Shailesh Dhaundiyal" w:date="2025-03-06T14:32:00Z" w16du:dateUtc="2025-03-06T09:02:00Z">
          <w:r w:rsidR="00F04F0E" w:rsidDel="0060140F">
            <w:delText xml:space="preserve"> and</w:delText>
          </w:r>
        </w:del>
      </w:ins>
      <w:del w:id="69" w:author="Shailesh Dhaundiyal" w:date="2025-03-06T14:32:00Z" w16du:dateUtc="2025-03-06T09:02:00Z">
        <w:r w:rsidR="00C03D9E" w:rsidRPr="008813FE" w:rsidDel="0060140F">
          <w:delText xml:space="preserve"> </w:delText>
        </w:r>
        <w:r w:rsidR="008813FE" w:rsidRPr="008813FE" w:rsidDel="0060140F">
          <w:delText xml:space="preserve">address </w:delText>
        </w:r>
        <w:r w:rsidR="00313B42" w:rsidDel="0060140F">
          <w:delText xml:space="preserve">some of the limitations </w:delText>
        </w:r>
      </w:del>
      <w:ins w:id="70" w:author="Thomas Goldberger" w:date="2025-02-12T12:11:00Z" w16du:dateUtc="2025-02-12T11:11:00Z">
        <w:del w:id="71" w:author="Shailesh Dhaundiyal" w:date="2025-03-06T14:32:00Z" w16du:dateUtc="2025-03-06T09:02:00Z">
          <w:r w:rsidR="00F04F0E" w:rsidDel="0060140F">
            <w:delText>within</w:delText>
          </w:r>
        </w:del>
      </w:ins>
      <w:del w:id="72" w:author="Shailesh Dhaundiyal" w:date="2025-03-06T14:32:00Z" w16du:dateUtc="2025-03-06T09:02:00Z">
        <w:r w:rsidR="00313B42" w:rsidDel="0060140F">
          <w:delText xml:space="preserve">of Power Platform pipelines </w:delText>
        </w:r>
        <w:r w:rsidR="008813FE" w:rsidRPr="008813FE" w:rsidDel="0060140F">
          <w:delText xml:space="preserve">that we discussed in the </w:delText>
        </w:r>
        <w:r w:rsidR="00313B42" w:rsidDel="0060140F">
          <w:delText>last</w:delText>
        </w:r>
        <w:r w:rsidR="00313B42" w:rsidRPr="008813FE" w:rsidDel="0060140F">
          <w:delText xml:space="preserve"> </w:delText>
        </w:r>
        <w:r w:rsidR="008813FE" w:rsidRPr="008813FE" w:rsidDel="0060140F">
          <w:delText>episode</w:delText>
        </w:r>
      </w:del>
      <w:r w:rsidR="008813FE" w:rsidRPr="008813FE">
        <w:t>.</w:t>
      </w:r>
      <w:ins w:id="73" w:author="Thomas Goldberger" w:date="2025-02-12T12:10:00Z" w16du:dateUtc="2025-02-12T11:10:00Z">
        <w:r w:rsidR="00AB33AB">
          <w:t xml:space="preserve"> </w:t>
        </w:r>
      </w:ins>
      <w:del w:id="74" w:author="Thomas Goldberger" w:date="2025-02-12T12:10:00Z" w16du:dateUtc="2025-02-12T11:10:00Z">
        <w:r w:rsidR="008813FE" w:rsidRPr="008813FE" w:rsidDel="00AB33AB">
          <w:delText xml:space="preserve"> </w:delText>
        </w:r>
      </w:del>
      <w:r w:rsidR="008813FE" w:rsidRPr="008813FE">
        <w:t>Features include</w:t>
      </w:r>
      <w:ins w:id="75" w:author="Thomas Goldberger" w:date="2025-02-12T12:12:00Z" w16du:dateUtc="2025-02-12T11:12:00Z">
        <w:r w:rsidR="00FD6C27">
          <w:t xml:space="preserve"> </w:t>
        </w:r>
      </w:ins>
      <w:ins w:id="76" w:author="Shailesh Dhaundiyal" w:date="2025-03-06T14:34:00Z" w16du:dateUtc="2025-03-06T09:04:00Z">
        <w:r w:rsidR="00800BC7">
          <w:t>i</w:t>
        </w:r>
        <w:r w:rsidR="00800BC7" w:rsidRPr="00800BC7">
          <w:t>mport and export of solutions, checking for validity</w:t>
        </w:r>
        <w:r w:rsidR="00800BC7">
          <w:t>,</w:t>
        </w:r>
        <w:r w:rsidR="00800BC7" w:rsidRPr="00800BC7">
          <w:t xml:space="preserve"> and setting versions to the current used solution</w:t>
        </w:r>
      </w:ins>
      <w:ins w:id="77" w:author="Thomas Goldberger" w:date="2025-02-12T12:12:00Z" w16du:dateUtc="2025-02-12T11:12:00Z">
        <w:del w:id="78" w:author="Shailesh Dhaundiyal" w:date="2025-03-06T14:34:00Z" w16du:dateUtc="2025-03-06T09:04:00Z">
          <w:r w:rsidR="00FD6C27" w:rsidDel="00800BC7">
            <w:delText xml:space="preserve">import/export of solutions, </w:delText>
          </w:r>
          <w:r w:rsidR="00075A9B" w:rsidDel="00800BC7">
            <w:delText xml:space="preserve">checking for </w:delText>
          </w:r>
        </w:del>
      </w:ins>
      <w:ins w:id="79" w:author="Thomas Goldberger" w:date="2025-02-12T12:13:00Z" w16du:dateUtc="2025-02-12T11:13:00Z">
        <w:del w:id="80" w:author="Shailesh Dhaundiyal" w:date="2025-03-06T14:34:00Z" w16du:dateUtc="2025-03-06T09:04:00Z">
          <w:r w:rsidR="00FA6850" w:rsidDel="00800BC7">
            <w:delText>validity</w:delText>
          </w:r>
          <w:r w:rsidR="00EC29BF" w:rsidDel="00800BC7">
            <w:delText>,</w:delText>
          </w:r>
          <w:r w:rsidR="00F47F7B" w:rsidDel="00800BC7">
            <w:delText xml:space="preserve"> and</w:delText>
          </w:r>
        </w:del>
      </w:ins>
      <w:ins w:id="81" w:author="Thomas Goldberger" w:date="2025-02-12T12:23:00Z" w16du:dateUtc="2025-02-12T11:23:00Z">
        <w:del w:id="82" w:author="Shailesh Dhaundiyal" w:date="2025-03-06T14:34:00Z" w16du:dateUtc="2025-03-06T09:04:00Z">
          <w:r w:rsidR="00981F53" w:rsidDel="00800BC7">
            <w:delText xml:space="preserve"> setting </w:delText>
          </w:r>
        </w:del>
      </w:ins>
      <w:del w:id="83" w:author="Shailesh Dhaundiyal" w:date="2025-03-06T14:34:00Z" w16du:dateUtc="2025-03-06T09:04:00Z">
        <w:r w:rsidR="008813FE" w:rsidRPr="008813FE" w:rsidDel="00800BC7">
          <w:delText xml:space="preserve"> version</w:delText>
        </w:r>
      </w:del>
      <w:ins w:id="84" w:author="Thomas Goldberger" w:date="2025-02-12T12:23:00Z" w16du:dateUtc="2025-02-12T11:23:00Z">
        <w:del w:id="85" w:author="Shailesh Dhaundiyal" w:date="2025-03-06T14:34:00Z" w16du:dateUtc="2025-03-06T09:04:00Z">
          <w:r w:rsidR="00981F53" w:rsidDel="00800BC7">
            <w:delText>s</w:delText>
          </w:r>
        </w:del>
      </w:ins>
      <w:del w:id="86" w:author="Shailesh Dhaundiyal" w:date="2025-03-06T14:34:00Z" w16du:dateUtc="2025-03-06T09:04:00Z">
        <w:r w:rsidR="008813FE" w:rsidRPr="008813FE" w:rsidDel="00800BC7">
          <w:delText xml:space="preserve"> control</w:delText>
        </w:r>
      </w:del>
      <w:ins w:id="87" w:author="Thomas Goldberger" w:date="2025-02-12T12:23:00Z" w16du:dateUtc="2025-02-12T11:23:00Z">
        <w:del w:id="88" w:author="Shailesh Dhaundiyal" w:date="2025-03-06T14:34:00Z" w16du:dateUtc="2025-03-06T09:04:00Z">
          <w:r w:rsidR="00981F53" w:rsidDel="00800BC7">
            <w:delText xml:space="preserve">for the </w:delText>
          </w:r>
          <w:r w:rsidR="00BB047F" w:rsidDel="00800BC7">
            <w:delText>current used solution</w:delText>
          </w:r>
        </w:del>
      </w:ins>
      <w:del w:id="89" w:author="Thomas Goldberger" w:date="2025-02-12T12:13:00Z" w16du:dateUtc="2025-02-12T11:13:00Z">
        <w:r w:rsidR="008813FE" w:rsidRPr="008813FE" w:rsidDel="00F47F7B">
          <w:delText>,</w:delText>
        </w:r>
      </w:del>
      <w:ins w:id="90" w:author="Thomas Goldberger" w:date="2025-02-12T12:13:00Z" w16du:dateUtc="2025-02-12T11:13:00Z">
        <w:r w:rsidR="00F47F7B">
          <w:t>.</w:t>
        </w:r>
      </w:ins>
      <w:r w:rsidR="008813FE" w:rsidRPr="008813FE">
        <w:t xml:space="preserve"> </w:t>
      </w:r>
      <w:del w:id="91" w:author="Thomas Goldberger" w:date="2025-02-12T12:13:00Z" w16du:dateUtc="2025-02-12T11:13:00Z">
        <w:r w:rsidR="008813FE" w:rsidRPr="008813FE" w:rsidDel="00EC29BF">
          <w:delText xml:space="preserve">multi-environment testing and </w:delText>
        </w:r>
      </w:del>
      <w:ins w:id="92" w:author="Thomas Goldberger" w:date="2025-02-12T12:13:00Z" w16du:dateUtc="2025-02-12T11:13:00Z">
        <w:del w:id="93" w:author="Shailesh Dhaundiyal" w:date="2025-02-13T11:59:00Z" w16du:dateUtc="2025-02-13T06:29:00Z">
          <w:r w:rsidR="00F47F7B">
            <w:delText>It</w:delText>
          </w:r>
        </w:del>
      </w:ins>
      <w:ins w:id="94" w:author="Shailesh Dhaundiyal" w:date="2025-03-06T14:35:00Z" w16du:dateUtc="2025-03-06T09:05:00Z">
        <w:r w:rsidR="00DE0220" w:rsidRPr="00DE0220">
          <w:t>They also make it possible to customize workflow</w:t>
        </w:r>
      </w:ins>
      <w:ins w:id="95" w:author="Shailesh Dhaundiyal" w:date="2025-03-06T14:46:00Z" w16du:dateUtc="2025-03-06T09:16:00Z">
        <w:r w:rsidR="00E93240">
          <w:t>,</w:t>
        </w:r>
      </w:ins>
      <w:ins w:id="96" w:author="Shailesh Dhaundiyal" w:date="2025-03-06T14:35:00Z" w16du:dateUtc="2025-03-06T09:05:00Z">
        <w:r w:rsidR="00DE0220" w:rsidRPr="00DE0220">
          <w:t xml:space="preserve"> so organization</w:t>
        </w:r>
      </w:ins>
      <w:ins w:id="97" w:author="Shailesh Dhaundiyal" w:date="2025-03-06T14:46:00Z" w16du:dateUtc="2025-03-06T09:16:00Z">
        <w:r w:rsidR="00E93240">
          <w:t>s</w:t>
        </w:r>
      </w:ins>
      <w:ins w:id="98" w:author="Shailesh Dhaundiyal" w:date="2025-03-06T14:35:00Z" w16du:dateUtc="2025-03-06T09:05:00Z">
        <w:r w:rsidR="00DE0220" w:rsidRPr="00DE0220">
          <w:t xml:space="preserve"> can utilize this for the workflow processes and specific needs while using </w:t>
        </w:r>
      </w:ins>
      <w:ins w:id="99" w:author="Shailesh Dhaundiyal" w:date="2025-03-06T14:47:00Z" w16du:dateUtc="2025-03-06T09:17:00Z">
        <w:r w:rsidR="00E93240">
          <w:t xml:space="preserve">a </w:t>
        </w:r>
      </w:ins>
      <w:ins w:id="100" w:author="Shailesh Dhaundiyal" w:date="2025-03-06T14:35:00Z" w16du:dateUtc="2025-03-06T09:05:00Z">
        <w:r w:rsidR="00DE0220" w:rsidRPr="00DE0220">
          <w:t>robust approach that is offered by these tools.</w:t>
        </w:r>
      </w:ins>
      <w:ins w:id="101" w:author="Thomas Goldberger" w:date="2025-02-12T12:13:00Z" w16du:dateUtc="2025-02-12T11:13:00Z">
        <w:del w:id="102" w:author="Shailesh Dhaundiyal" w:date="2025-03-06T14:35:00Z" w16du:dateUtc="2025-03-06T09:05:00Z">
          <w:r w:rsidR="001D52A5" w:rsidDel="00DE0220">
            <w:delText xml:space="preserve">  </w:delText>
          </w:r>
        </w:del>
        <w:del w:id="103" w:author="Shailesh Dhaundiyal" w:date="2025-02-13T11:59:00Z" w16du:dateUtc="2025-02-13T06:29:00Z">
          <w:r w:rsidR="001D52A5">
            <w:delText xml:space="preserve">gives </w:delText>
          </w:r>
          <w:r w:rsidR="00B26C4F">
            <w:delText>us also the</w:delText>
          </w:r>
        </w:del>
        <w:del w:id="104" w:author="Shailesh Dhaundiyal" w:date="2025-03-06T14:35:00Z" w16du:dateUtc="2025-03-06T09:05:00Z">
          <w:r w:rsidR="00B26C4F" w:rsidDel="00DE0220">
            <w:delText xml:space="preserve"> possib</w:delText>
          </w:r>
        </w:del>
        <w:del w:id="105" w:author="Shailesh Dhaundiyal" w:date="2025-02-13T11:59:00Z" w16du:dateUtc="2025-02-13T06:29:00Z">
          <w:r w:rsidR="00B26C4F" w:rsidDel="00A506AE">
            <w:delText>ility</w:delText>
          </w:r>
        </w:del>
        <w:del w:id="106" w:author="Shailesh Dhaundiyal" w:date="2025-03-06T14:35:00Z" w16du:dateUtc="2025-03-06T09:05:00Z">
          <w:r w:rsidR="00B26C4F" w:rsidDel="00DE0220">
            <w:delText xml:space="preserve"> to </w:delText>
          </w:r>
        </w:del>
      </w:ins>
      <w:del w:id="107" w:author="Shailesh Dhaundiyal" w:date="2025-03-06T14:35:00Z" w16du:dateUtc="2025-03-06T09:05:00Z">
        <w:r w:rsidR="008813FE" w:rsidRPr="008813FE" w:rsidDel="00DE0220">
          <w:delText>customiz</w:delText>
        </w:r>
      </w:del>
      <w:ins w:id="108" w:author="Thomas Goldberger" w:date="2025-02-12T12:19:00Z" w16du:dateUtc="2025-02-12T11:19:00Z">
        <w:del w:id="109" w:author="Shailesh Dhaundiyal" w:date="2025-03-06T14:35:00Z" w16du:dateUtc="2025-03-06T09:05:00Z">
          <w:r w:rsidR="00C51CDC" w:rsidRPr="008813FE" w:rsidDel="00DE0220">
            <w:delText>customize</w:delText>
          </w:r>
        </w:del>
      </w:ins>
      <w:del w:id="110" w:author="Shailesh Dhaundiyal" w:date="2025-03-06T14:35:00Z" w16du:dateUtc="2025-03-06T09:05:00Z">
        <w:r w:rsidR="008813FE" w:rsidRPr="008813FE" w:rsidDel="00DE0220">
          <w:delText>able workflows</w:delText>
        </w:r>
      </w:del>
      <w:ins w:id="111" w:author="Thomas Goldberger" w:date="2025-02-12T12:14:00Z" w16du:dateUtc="2025-02-12T11:14:00Z">
        <w:del w:id="112" w:author="Shailesh Dhaundiyal" w:date="2025-03-06T14:35:00Z" w16du:dateUtc="2025-03-06T09:05:00Z">
          <w:r w:rsidR="00975708" w:rsidDel="00DE0220">
            <w:delText xml:space="preserve">, </w:delText>
          </w:r>
        </w:del>
      </w:ins>
      <w:ins w:id="113" w:author="Thomas Goldberger" w:date="2025-02-12T12:17:00Z" w16du:dateUtc="2025-02-12T11:17:00Z">
        <w:del w:id="114" w:author="Shailesh Dhaundiyal" w:date="2025-03-06T14:35:00Z" w16du:dateUtc="2025-03-06T09:05:00Z">
          <w:r w:rsidR="004D7F32" w:rsidDel="00DE0220">
            <w:delText>S</w:delText>
          </w:r>
        </w:del>
      </w:ins>
      <w:ins w:id="115" w:author="Thomas Goldberger" w:date="2025-02-12T12:14:00Z" w16du:dateUtc="2025-02-12T11:14:00Z">
        <w:del w:id="116" w:author="Shailesh Dhaundiyal" w:date="2025-03-06T14:35:00Z" w16du:dateUtc="2025-03-06T09:05:00Z">
          <w:r w:rsidR="00975708" w:rsidDel="00DE0220">
            <w:delText>o</w:delText>
          </w:r>
        </w:del>
      </w:ins>
      <w:del w:id="117" w:author="Shailesh Dhaundiyal" w:date="2025-03-06T14:35:00Z" w16du:dateUtc="2025-03-06T09:05:00Z">
        <w:r w:rsidR="008813FE" w:rsidRPr="008813FE" w:rsidDel="00DE0220">
          <w:delText xml:space="preserve">. </w:delText>
        </w:r>
      </w:del>
      <w:del w:id="118" w:author="Shailesh Dhaundiyal" w:date="2025-02-13T11:59:00Z" w16du:dateUtc="2025-02-13T06:29:00Z">
        <w:r w:rsidR="008813FE" w:rsidRPr="008813FE">
          <w:delText xml:space="preserve">Organizations </w:delText>
        </w:r>
      </w:del>
      <w:del w:id="119" w:author="Shailesh Dhaundiyal" w:date="2025-03-06T14:35:00Z" w16du:dateUtc="2025-03-06T09:05:00Z">
        <w:r w:rsidR="008813FE" w:rsidRPr="008813FE" w:rsidDel="00DE0220">
          <w:delText xml:space="preserve">can </w:delText>
        </w:r>
      </w:del>
      <w:ins w:id="120" w:author="Thomas Goldberger" w:date="2025-02-12T12:14:00Z" w16du:dateUtc="2025-02-12T11:14:00Z">
        <w:del w:id="121" w:author="Shailesh Dhaundiyal" w:date="2025-03-06T14:35:00Z" w16du:dateUtc="2025-03-06T09:05:00Z">
          <w:r w:rsidR="00ED61C8" w:rsidDel="00DE0220">
            <w:delText>utilize</w:delText>
          </w:r>
          <w:r w:rsidR="00E03B28" w:rsidDel="00DE0220">
            <w:delText xml:space="preserve"> th</w:delText>
          </w:r>
          <w:r w:rsidR="00ED61C8" w:rsidDel="00DE0220">
            <w:delText xml:space="preserve">is </w:delText>
          </w:r>
        </w:del>
      </w:ins>
      <w:ins w:id="122" w:author="Thomas Goldberger" w:date="2025-02-12T12:15:00Z" w16du:dateUtc="2025-02-12T11:15:00Z">
        <w:del w:id="123" w:author="Shailesh Dhaundiyal" w:date="2025-03-06T14:35:00Z" w16du:dateUtc="2025-03-06T09:05:00Z">
          <w:r w:rsidR="00D2707A" w:rsidDel="00DE0220">
            <w:delText xml:space="preserve">for their </w:delText>
          </w:r>
        </w:del>
      </w:ins>
      <w:del w:id="124" w:author="Shailesh Dhaundiyal" w:date="2025-03-06T14:35:00Z" w16du:dateUtc="2025-03-06T09:05:00Z">
        <w:r w:rsidR="008813FE" w:rsidRPr="008813FE" w:rsidDel="00DE0220">
          <w:delText>customize workflows and processes</w:delText>
        </w:r>
      </w:del>
      <w:ins w:id="125" w:author="Thomas Goldberger" w:date="2025-02-12T12:19:00Z" w16du:dateUtc="2025-02-12T11:19:00Z">
        <w:del w:id="126" w:author="Shailesh Dhaundiyal" w:date="2025-03-06T14:35:00Z" w16du:dateUtc="2025-03-06T09:05:00Z">
          <w:r w:rsidR="00C51CDC" w:rsidRPr="008813FE" w:rsidDel="00DE0220">
            <w:delText>workflows</w:delText>
          </w:r>
          <w:r w:rsidR="00C51CDC" w:rsidDel="00DE0220">
            <w:delText>,</w:delText>
          </w:r>
          <w:r w:rsidR="00C51CDC" w:rsidRPr="008813FE" w:rsidDel="00DE0220">
            <w:delText xml:space="preserve"> processes</w:delText>
          </w:r>
        </w:del>
      </w:ins>
      <w:del w:id="127" w:author="Shailesh Dhaundiyal" w:date="2025-03-06T14:35:00Z" w16du:dateUtc="2025-03-06T09:05:00Z">
        <w:r w:rsidR="008813FE" w:rsidRPr="008813FE" w:rsidDel="00DE0220">
          <w:delText xml:space="preserve"> </w:delText>
        </w:r>
      </w:del>
      <w:ins w:id="128" w:author="Thomas Goldberger" w:date="2025-02-12T12:17:00Z" w16du:dateUtc="2025-02-12T11:17:00Z">
        <w:del w:id="129" w:author="Shailesh Dhaundiyal" w:date="2025-03-06T14:35:00Z" w16du:dateUtc="2025-03-06T09:05:00Z">
          <w:r w:rsidR="00513C51" w:rsidDel="00DE0220">
            <w:delText xml:space="preserve">and </w:delText>
          </w:r>
        </w:del>
      </w:ins>
      <w:del w:id="130" w:author="Shailesh Dhaundiyal" w:date="2025-03-06T14:35:00Z" w16du:dateUtc="2025-03-06T09:05:00Z">
        <w:r w:rsidR="008813FE" w:rsidRPr="008813FE" w:rsidDel="00DE0220">
          <w:delText xml:space="preserve">specifically </w:delText>
        </w:r>
      </w:del>
      <w:ins w:id="131" w:author="Thomas Goldberger" w:date="2025-02-12T12:17:00Z" w16du:dateUtc="2025-02-12T11:17:00Z">
        <w:del w:id="132" w:author="Shailesh Dhaundiyal" w:date="2025-03-06T14:35:00Z" w16du:dateUtc="2025-03-06T09:05:00Z">
          <w:r w:rsidR="002B39B0" w:rsidDel="00DE0220">
            <w:delText>specific needs,</w:delText>
          </w:r>
          <w:r w:rsidR="004B0631" w:rsidDel="00DE0220">
            <w:delText xml:space="preserve"> whil</w:delText>
          </w:r>
        </w:del>
      </w:ins>
      <w:ins w:id="133" w:author="Thomas Goldberger" w:date="2025-02-12T12:18:00Z" w16du:dateUtc="2025-02-12T11:18:00Z">
        <w:del w:id="134" w:author="Shailesh Dhaundiyal" w:date="2025-03-06T14:35:00Z" w16du:dateUtc="2025-03-06T09:05:00Z">
          <w:r w:rsidR="00FF7721" w:rsidDel="00DE0220">
            <w:delText xml:space="preserve">e </w:delText>
          </w:r>
          <w:r w:rsidR="00D148F1" w:rsidDel="00DE0220">
            <w:delText>using</w:delText>
          </w:r>
          <w:r w:rsidR="00721DE7" w:rsidDel="00DE0220">
            <w:delText xml:space="preserve"> a robust </w:delText>
          </w:r>
          <w:r w:rsidR="007B416F" w:rsidDel="00DE0220">
            <w:delText>approach that is offer</w:delText>
          </w:r>
        </w:del>
      </w:ins>
      <w:ins w:id="135" w:author="Thomas Goldberger" w:date="2025-02-12T12:19:00Z" w16du:dateUtc="2025-02-12T11:19:00Z">
        <w:del w:id="136" w:author="Shailesh Dhaundiyal" w:date="2025-03-06T14:35:00Z" w16du:dateUtc="2025-03-06T09:05:00Z">
          <w:r w:rsidR="00C51CDC" w:rsidDel="00DE0220">
            <w:delText>e</w:delText>
          </w:r>
        </w:del>
      </w:ins>
      <w:ins w:id="137" w:author="Thomas Goldberger" w:date="2025-02-12T12:18:00Z" w16du:dateUtc="2025-02-12T11:18:00Z">
        <w:del w:id="138" w:author="Shailesh Dhaundiyal" w:date="2025-03-06T14:35:00Z" w16du:dateUtc="2025-03-06T09:05:00Z">
          <w:r w:rsidR="007B416F" w:rsidDel="00DE0220">
            <w:delText>d by th</w:delText>
          </w:r>
        </w:del>
        <w:del w:id="139" w:author="Shailesh Dhaundiyal" w:date="2025-02-13T11:59:00Z" w16du:dateUtc="2025-02-13T06:29:00Z">
          <w:r w:rsidR="00C51CDC" w:rsidDel="00491062">
            <w:delText>i</w:delText>
          </w:r>
        </w:del>
        <w:del w:id="140" w:author="Shailesh Dhaundiyal" w:date="2025-03-06T14:35:00Z" w16du:dateUtc="2025-03-06T09:05:00Z">
          <w:r w:rsidR="00C51CDC" w:rsidDel="00DE0220">
            <w:delText>s tools</w:delText>
          </w:r>
        </w:del>
      </w:ins>
      <w:del w:id="141" w:author="Thomas Goldberger" w:date="2025-02-12T12:18:00Z" w16du:dateUtc="2025-02-12T11:18:00Z">
        <w:r w:rsidR="008813FE" w:rsidRPr="008813FE" w:rsidDel="00C51CDC">
          <w:delText>to their needs whilst offering a robust approach.</w:delText>
        </w:r>
      </w:del>
    </w:p>
    <w:p w14:paraId="79C5BA5D" w14:textId="150560AD" w:rsidR="0057660B" w:rsidDel="00FD266E" w:rsidRDefault="0057660B" w:rsidP="00FE21AE">
      <w:pPr>
        <w:rPr>
          <w:del w:id="142" w:author="Elisabeth Schweighofer" w:date="2025-02-06T18:32:00Z" w16du:dateUtc="2025-02-06T17:32:00Z"/>
        </w:rPr>
      </w:pPr>
    </w:p>
    <w:p w14:paraId="5763571D" w14:textId="4CB7739E" w:rsidR="00FE21AE" w:rsidRDefault="00FE21AE" w:rsidP="00FE21AE">
      <w:r w:rsidRPr="00772DC8">
        <w:rPr>
          <w:b/>
          <w:bCs/>
        </w:rPr>
        <w:t>Shailesh:</w:t>
      </w:r>
      <w:r>
        <w:br/>
      </w:r>
      <w:del w:id="143" w:author="Shailesh Dhaundiyal" w:date="2025-02-13T12:00:00Z" w16du:dateUtc="2025-02-13T06:30:00Z">
        <w:r w:rsidR="00A019FB">
          <w:delText>That sounds like a significant upgrade!</w:delText>
        </w:r>
      </w:del>
      <w:ins w:id="144" w:author="Shailesh Dhaundiyal" w:date="2025-02-13T12:00:00Z" w16du:dateUtc="2025-02-13T06:30:00Z">
        <w:r w:rsidR="00E722C0">
          <w:t>O</w:t>
        </w:r>
      </w:ins>
      <w:ins w:id="145" w:author="Shailesh Dhaundiyal" w:date="2025-03-06T14:35:00Z" w16du:dateUtc="2025-03-06T09:05:00Z">
        <w:r w:rsidR="002C20E1">
          <w:t>K</w:t>
        </w:r>
      </w:ins>
      <w:ins w:id="146" w:author="Shailesh Dhaundiyal" w:date="2025-02-13T12:00:00Z" w16du:dateUtc="2025-02-13T06:30:00Z">
        <w:r w:rsidR="00E722C0">
          <w:t>.</w:t>
        </w:r>
      </w:ins>
      <w:r w:rsidR="00A019FB">
        <w:t xml:space="preserve"> </w:t>
      </w:r>
      <w:r>
        <w:t xml:space="preserve">Gurpreet, </w:t>
      </w:r>
      <w:r w:rsidR="004A541C">
        <w:t>can you walk us through the key</w:t>
      </w:r>
      <w:r w:rsidR="00B95C6C" w:rsidRPr="00B95C6C">
        <w:t xml:space="preserve"> components </w:t>
      </w:r>
      <w:ins w:id="147" w:author="Shailesh Dhaundiyal" w:date="2025-03-06T14:35:00Z" w16du:dateUtc="2025-03-06T09:05:00Z">
        <w:r w:rsidR="002C20E1">
          <w:t xml:space="preserve">that are </w:t>
        </w:r>
      </w:ins>
      <w:ins w:id="148" w:author="Shailesh Dhaundiyal" w:date="2025-02-13T12:00:00Z" w16du:dateUtc="2025-02-13T06:30:00Z">
        <w:r w:rsidR="005A61FE">
          <w:t>required</w:t>
        </w:r>
      </w:ins>
      <w:del w:id="149" w:author="Elisabeth Schweighofer" w:date="2025-02-06T18:33:00Z" w16du:dateUtc="2025-02-06T17:33:00Z">
        <w:r w:rsidR="00B95C6C" w:rsidRPr="00B95C6C" w:rsidDel="004A541C">
          <w:delText xml:space="preserve">are </w:delText>
        </w:r>
      </w:del>
      <w:del w:id="150" w:author="Shailesh Dhaundiyal" w:date="2025-02-13T12:00:00Z" w16du:dateUtc="2025-02-13T06:30:00Z">
        <w:r w:rsidR="00B95C6C" w:rsidRPr="00B95C6C">
          <w:delText>used</w:delText>
        </w:r>
      </w:del>
      <w:r w:rsidR="00B95C6C" w:rsidRPr="00B95C6C">
        <w:t xml:space="preserve"> within an Azure DevOps pipeline </w:t>
      </w:r>
      <w:r w:rsidR="004A541C">
        <w:t>for</w:t>
      </w:r>
      <w:r w:rsidR="00B95C6C" w:rsidRPr="00B95C6C">
        <w:t xml:space="preserve"> Power Platform?</w:t>
      </w:r>
    </w:p>
    <w:p w14:paraId="319595E1" w14:textId="77777777" w:rsidR="00E44115" w:rsidRDefault="39E3C34D" w:rsidP="00FE21AE">
      <w:pPr>
        <w:rPr>
          <w:ins w:id="151" w:author="Shailesh Dhaundiyal" w:date="2025-03-06T14:36:00Z" w16du:dateUtc="2025-03-06T09:06:00Z"/>
        </w:rPr>
      </w:pPr>
      <w:r w:rsidRPr="399D399A">
        <w:rPr>
          <w:b/>
          <w:bCs/>
        </w:rPr>
        <w:t>Gurpreet:</w:t>
      </w:r>
      <w:r w:rsidR="00FE21AE">
        <w:br/>
      </w:r>
      <w:ins w:id="152" w:author="Shailesh Dhaundiyal" w:date="2025-03-06T14:35:00Z" w16du:dateUtc="2025-03-06T09:05:00Z">
        <w:r w:rsidR="002C20E1">
          <w:t>Yeah, great</w:t>
        </w:r>
      </w:ins>
      <w:del w:id="153" w:author="Shailesh Dhaundiyal" w:date="2025-03-06T14:35:00Z" w16du:dateUtc="2025-03-06T09:05:00Z">
        <w:r w:rsidDel="002C20E1">
          <w:delText>Good</w:delText>
        </w:r>
      </w:del>
      <w:r>
        <w:t xml:space="preserve"> question.</w:t>
      </w:r>
      <w:del w:id="154" w:author="Shailesh Dhaundiyal" w:date="2025-03-06T14:35:00Z" w16du:dateUtc="2025-03-06T09:05:00Z">
        <w:r w:rsidDel="00CE4A79">
          <w:delText xml:space="preserve"> </w:delText>
        </w:r>
        <w:r w:rsidR="2D9899A9" w:rsidDel="00CE4A79">
          <w:delText>O</w:delText>
        </w:r>
      </w:del>
      <w:ins w:id="155" w:author="Shailesh Dhaundiyal" w:date="2025-03-06T14:35:00Z" w16du:dateUtc="2025-03-06T09:05:00Z">
        <w:r w:rsidR="00CE4A79">
          <w:t xml:space="preserve"> So o</w:t>
        </w:r>
      </w:ins>
      <w:r w:rsidR="2D9899A9">
        <w:t>f course,</w:t>
      </w:r>
      <w:ins w:id="156" w:author="Shailesh Dhaundiyal" w:date="2025-03-06T14:36:00Z" w16du:dateUtc="2025-03-06T09:06:00Z">
        <w:r w:rsidR="00CE4A79">
          <w:t xml:space="preserve"> we have</w:t>
        </w:r>
      </w:ins>
      <w:r w:rsidR="2D9899A9">
        <w:t xml:space="preserve"> some pre-requisite steps</w:t>
      </w:r>
      <w:del w:id="157" w:author="Shailesh Dhaundiyal" w:date="2025-03-06T14:36:00Z" w16du:dateUtc="2025-03-06T09:06:00Z">
        <w:r w:rsidR="2D9899A9" w:rsidDel="00CE4A79">
          <w:delText xml:space="preserve"> are required</w:delText>
        </w:r>
      </w:del>
      <w:ins w:id="158" w:author="Shailesh Dhaundiyal" w:date="2025-03-06T14:36:00Z" w16du:dateUtc="2025-03-06T09:06:00Z">
        <w:r w:rsidR="00CE4A79">
          <w:t xml:space="preserve"> which are required.</w:t>
        </w:r>
      </w:ins>
      <w:del w:id="159" w:author="Shailesh Dhaundiyal" w:date="2025-03-06T14:36:00Z" w16du:dateUtc="2025-03-06T09:06:00Z">
        <w:r w:rsidR="3F25E941" w:rsidDel="00CE4A79">
          <w:delText>:</w:delText>
        </w:r>
      </w:del>
      <w:ins w:id="160" w:author="Shailesh Dhaundiyal" w:date="2025-03-06T14:36:00Z" w16du:dateUtc="2025-03-06T09:06:00Z">
        <w:r w:rsidR="00E44115">
          <w:t xml:space="preserve"> </w:t>
        </w:r>
      </w:ins>
    </w:p>
    <w:p w14:paraId="48A6865F" w14:textId="76A63212" w:rsidR="00E44115" w:rsidRDefault="00E44115" w:rsidP="00FE21AE">
      <w:ins w:id="161" w:author="Shailesh Dhaundiyal" w:date="2025-03-06T14:36:00Z" w16du:dateUtc="2025-03-06T09:06:00Z">
        <w:r w:rsidRPr="00E44115">
          <w:t xml:space="preserve">So first of all, we've got setting up the actual app registrations in Azure to actually enable that authentication and create a </w:t>
        </w:r>
      </w:ins>
      <w:ins w:id="162" w:author="Shailesh Dhaundiyal" w:date="2025-03-06T14:47:00Z" w16du:dateUtc="2025-03-06T09:17:00Z">
        <w:r w:rsidR="00F97891">
          <w:t>‘</w:t>
        </w:r>
      </w:ins>
      <w:ins w:id="163" w:author="Shailesh Dhaundiyal" w:date="2025-03-06T14:36:00Z" w16du:dateUtc="2025-03-06T09:06:00Z">
        <w:r w:rsidRPr="00E44115">
          <w:t>system user</w:t>
        </w:r>
      </w:ins>
      <w:ins w:id="164" w:author="Shailesh Dhaundiyal" w:date="2025-03-06T14:47:00Z" w16du:dateUtc="2025-03-06T09:17:00Z">
        <w:r w:rsidR="00F97891">
          <w:t>’</w:t>
        </w:r>
      </w:ins>
      <w:ins w:id="165" w:author="Shailesh Dhaundiyal" w:date="2025-03-06T14:36:00Z" w16du:dateUtc="2025-03-06T09:06:00Z">
        <w:r w:rsidRPr="00E44115">
          <w:t xml:space="preserve"> in the Power Apps portal to ensure that the pipeline has the necessary permissions.</w:t>
        </w:r>
      </w:ins>
      <w:ins w:id="166" w:author="Shailesh Dhaundiyal" w:date="2025-03-06T14:37:00Z" w16du:dateUtc="2025-03-06T09:07:00Z">
        <w:r w:rsidR="00E90D7D">
          <w:t xml:space="preserve"> </w:t>
        </w:r>
      </w:ins>
      <w:ins w:id="167" w:author="Shailesh Dhaundiyal" w:date="2025-03-06T14:36:00Z" w16du:dateUtc="2025-03-06T09:06:00Z">
        <w:r w:rsidRPr="00E44115">
          <w:t>Once that's done, then we can actually focus on the Azure DevOps components that are actually used to build the pipeline.</w:t>
        </w:r>
      </w:ins>
    </w:p>
    <w:p w14:paraId="1A7BB2DD" w14:textId="508F2DA8" w:rsidR="00366491" w:rsidRDefault="3F25E941" w:rsidP="00366491">
      <w:pPr>
        <w:rPr>
          <w:ins w:id="168" w:author="Shailesh Dhaundiyal" w:date="2025-03-06T14:37:00Z" w16du:dateUtc="2025-03-06T09:07:00Z"/>
        </w:rPr>
      </w:pPr>
      <w:del w:id="169" w:author="Shailesh Dhaundiyal" w:date="2025-03-06T14:36:00Z" w16du:dateUtc="2025-03-06T09:06:00Z">
        <w:r w:rsidDel="00E44115">
          <w:delText xml:space="preserve">Setting </w:delText>
        </w:r>
        <w:r w:rsidR="3DD45225" w:rsidDel="00E44115">
          <w:delText>up App</w:delText>
        </w:r>
        <w:r w:rsidR="2D9899A9" w:rsidDel="00E44115">
          <w:delText xml:space="preserve"> registrations </w:delText>
        </w:r>
        <w:r w:rsidR="24F6E302" w:rsidDel="00E44115">
          <w:delText xml:space="preserve">in </w:delText>
        </w:r>
        <w:commentRangeStart w:id="170"/>
        <w:r w:rsidR="2D9899A9" w:rsidDel="00E44115">
          <w:delText xml:space="preserve">Azure </w:delText>
        </w:r>
        <w:r w:rsidR="24F6E302" w:rsidDel="00E44115">
          <w:delText xml:space="preserve">to enable authentication and </w:delText>
        </w:r>
        <w:r w:rsidR="2D9899A9" w:rsidDel="00E44115">
          <w:delText>creating a system user in the Power Apps portal</w:delText>
        </w:r>
        <w:r w:rsidR="2A8145FD" w:rsidDel="00E44115">
          <w:delText xml:space="preserve"> to ensure the pipeline has the necessary permissions</w:delText>
        </w:r>
        <w:commentRangeEnd w:id="170"/>
        <w:r w:rsidR="00E353A3" w:rsidDel="00E44115">
          <w:rPr>
            <w:rStyle w:val="Kommentarzeichen"/>
          </w:rPr>
          <w:commentReference w:id="170"/>
        </w:r>
        <w:r w:rsidR="2D9899A9" w:rsidDel="00E44115">
          <w:delText xml:space="preserve">. </w:delText>
        </w:r>
        <w:r w:rsidR="4E41AF31" w:rsidDel="00E44115">
          <w:delText>Once that’s done, we can focus on the actual</w:delText>
        </w:r>
        <w:r w:rsidR="2D9899A9" w:rsidDel="00E44115">
          <w:delText xml:space="preserve"> Azure DevOps components used to actually build the pipeline. </w:delText>
        </w:r>
      </w:del>
      <w:ins w:id="171" w:author="Shailesh Dhaundiyal" w:date="2025-03-06T14:37:00Z" w16du:dateUtc="2025-03-06T09:07:00Z">
        <w:r w:rsidR="00366491">
          <w:t>So</w:t>
        </w:r>
      </w:ins>
      <w:ins w:id="172" w:author="Shailesh Dhaundiyal" w:date="2025-03-06T14:47:00Z" w16du:dateUtc="2025-03-06T09:17:00Z">
        <w:r w:rsidR="00F97891">
          <w:t>,</w:t>
        </w:r>
      </w:ins>
      <w:ins w:id="173" w:author="Shailesh Dhaundiyal" w:date="2025-03-06T14:37:00Z" w16du:dateUtc="2025-03-06T09:07:00Z">
        <w:r w:rsidR="00366491">
          <w:t xml:space="preserve"> first of all, we've got an essential foundational task within that Azure DevOps pipeline, which is the Power Platform tool installer.</w:t>
        </w:r>
        <w:r w:rsidR="00E90D7D">
          <w:t xml:space="preserve"> </w:t>
        </w:r>
        <w:r w:rsidR="00366491">
          <w:t>And this</w:t>
        </w:r>
      </w:ins>
      <w:ins w:id="174" w:author="Shailesh Dhaundiyal" w:date="2025-03-06T14:47:00Z" w16du:dateUtc="2025-03-06T09:17:00Z">
        <w:r w:rsidR="00F97891">
          <w:t>.</w:t>
        </w:r>
      </w:ins>
      <w:ins w:id="175" w:author="Shailesh Dhaundiyal" w:date="2025-03-06T14:37:00Z" w16du:dateUtc="2025-03-06T09:07:00Z">
        <w:r w:rsidR="00366491">
          <w:t xml:space="preserve"> </w:t>
        </w:r>
        <w:r w:rsidR="00F97891">
          <w:t>E</w:t>
        </w:r>
        <w:r w:rsidR="00366491">
          <w:t>ffectively</w:t>
        </w:r>
      </w:ins>
      <w:ins w:id="176" w:author="Shailesh Dhaundiyal" w:date="2025-03-06T14:47:00Z" w16du:dateUtc="2025-03-06T09:17:00Z">
        <w:r w:rsidR="00F97891">
          <w:t>.</w:t>
        </w:r>
      </w:ins>
      <w:ins w:id="177" w:author="Shailesh Dhaundiyal" w:date="2025-03-06T14:37:00Z" w16du:dateUtc="2025-03-06T09:07:00Z">
        <w:r w:rsidR="00366491">
          <w:t xml:space="preserve"> ensures that you have all of the required Power Platform CLI tools installed with the latest versions.</w:t>
        </w:r>
      </w:ins>
    </w:p>
    <w:p w14:paraId="39E3F062" w14:textId="6900D7AC" w:rsidR="00727698" w:rsidRDefault="00366491" w:rsidP="00366491">
      <w:pPr>
        <w:rPr>
          <w:ins w:id="178" w:author="Shailesh Dhaundiyal" w:date="2025-03-06T14:48:00Z" w16du:dateUtc="2025-03-06T09:18:00Z"/>
        </w:rPr>
      </w:pPr>
      <w:ins w:id="179" w:author="Shailesh Dhaundiyal" w:date="2025-03-06T14:37:00Z" w16du:dateUtc="2025-03-06T09:07:00Z">
        <w:r>
          <w:t>And then of course, we have other components within that pipeline, such as setting the solution version, the Power Platform checker which checks for any errors, exporting the solution, and then the actual archival of that solution.</w:t>
        </w:r>
        <w:r w:rsidR="00E90D7D">
          <w:t xml:space="preserve"> </w:t>
        </w:r>
        <w:r>
          <w:t>So these components effectively work together to automate deployments, enhance quality control, and streamline the application</w:t>
        </w:r>
      </w:ins>
      <w:ins w:id="180" w:author="Shailesh Dhaundiyal" w:date="2025-03-06T14:48:00Z" w16du:dateUtc="2025-03-06T09:18:00Z">
        <w:r w:rsidR="005C33FA">
          <w:t xml:space="preserve"> l</w:t>
        </w:r>
      </w:ins>
      <w:ins w:id="181" w:author="Shailesh Dhaundiyal" w:date="2025-03-06T14:37:00Z" w16du:dateUtc="2025-03-06T09:07:00Z">
        <w:r>
          <w:t>ife cycle management within Power Platform</w:t>
        </w:r>
      </w:ins>
      <w:ins w:id="182" w:author="Shailesh Dhaundiyal" w:date="2025-03-06T14:48:00Z" w16du:dateUtc="2025-03-06T09:18:00Z">
        <w:r w:rsidR="00727698">
          <w:t>.</w:t>
        </w:r>
      </w:ins>
    </w:p>
    <w:p w14:paraId="01B645DA" w14:textId="77777777" w:rsidR="00727698" w:rsidRDefault="00727698" w:rsidP="00366491">
      <w:pPr>
        <w:rPr>
          <w:ins w:id="183" w:author="Shailesh Dhaundiyal" w:date="2025-03-06T14:48:00Z" w16du:dateUtc="2025-03-06T09:18:00Z"/>
        </w:rPr>
      </w:pPr>
    </w:p>
    <w:p w14:paraId="3ADDCD87" w14:textId="6BC88FF9" w:rsidR="00E90D7D" w:rsidRDefault="00727698" w:rsidP="00366491">
      <w:pPr>
        <w:rPr>
          <w:ins w:id="184" w:author="Shailesh Dhaundiyal" w:date="2025-03-06T14:37:00Z" w16du:dateUtc="2025-03-06T09:07:00Z"/>
        </w:rPr>
      </w:pPr>
      <w:ins w:id="185" w:author="Shailesh Dhaundiyal" w:date="2025-03-06T14:48:00Z" w16du:dateUtc="2025-03-06T09:18:00Z">
        <w:r w:rsidRPr="399D399A">
          <w:rPr>
            <w:b/>
            <w:bCs/>
          </w:rPr>
          <w:lastRenderedPageBreak/>
          <w:t>Shailesh:</w:t>
        </w:r>
        <w:r>
          <w:br/>
          <w:t>M</w:t>
        </w:r>
      </w:ins>
      <w:ins w:id="186" w:author="Shailesh Dhaundiyal" w:date="2025-03-06T14:37:00Z" w16du:dateUtc="2025-03-06T09:07:00Z">
        <w:r w:rsidR="00366491">
          <w:t>akes sense</w:t>
        </w:r>
      </w:ins>
      <w:ins w:id="187" w:author="Shailesh Dhaundiyal" w:date="2025-03-06T14:50:00Z" w16du:dateUtc="2025-03-06T09:20:00Z">
        <w:r w:rsidR="00003495">
          <w:t>, yeah</w:t>
        </w:r>
      </w:ins>
      <w:ins w:id="188" w:author="Shailesh Dhaundiyal" w:date="2025-03-06T14:37:00Z" w16du:dateUtc="2025-03-06T09:07:00Z">
        <w:r w:rsidR="00366491">
          <w:t>.</w:t>
        </w:r>
      </w:ins>
      <w:ins w:id="189" w:author="Shailesh Dhaundiyal" w:date="2025-03-06T14:49:00Z" w16du:dateUtc="2025-03-06T09:19:00Z">
        <w:r w:rsidR="000D1B9E">
          <w:t xml:space="preserve"> So Thomas, </w:t>
        </w:r>
        <w:r w:rsidR="000D1B9E" w:rsidRPr="000D1B9E">
          <w:t>if we think of a high</w:t>
        </w:r>
      </w:ins>
      <w:ins w:id="190" w:author="Shailesh Dhaundiyal" w:date="2025-03-06T14:50:00Z" w16du:dateUtc="2025-03-06T09:20:00Z">
        <w:r w:rsidR="00BE2B54">
          <w:t>-</w:t>
        </w:r>
      </w:ins>
      <w:ins w:id="191" w:author="Shailesh Dhaundiyal" w:date="2025-03-06T14:49:00Z" w16du:dateUtc="2025-03-06T09:19:00Z">
        <w:r w:rsidR="000D1B9E" w:rsidRPr="000D1B9E">
          <w:t>level overview, what is the typical structure of an Azure DevOps pipeline?</w:t>
        </w:r>
      </w:ins>
    </w:p>
    <w:p w14:paraId="692A8351" w14:textId="66950D98" w:rsidR="00FE21AE" w:rsidDel="009A022D" w:rsidRDefault="2D9899A9" w:rsidP="00366491">
      <w:pPr>
        <w:rPr>
          <w:del w:id="192" w:author="Shailesh Dhaundiyal" w:date="2025-03-06T14:49:00Z" w16du:dateUtc="2025-03-06T09:19:00Z"/>
        </w:rPr>
      </w:pPr>
      <w:del w:id="193" w:author="Shailesh Dhaundiyal" w:date="2025-03-06T14:49:00Z" w16du:dateUtc="2025-03-06T09:19:00Z">
        <w:r w:rsidDel="009A022D">
          <w:delText>An essential foundational task within the pipeline would be the Power Platform Tool installer and this ensures that the required power platform CLI tools are installed with the latest versions. Other components include set solution version, power platform checker, exporting the solution and the archival of the solution.</w:delText>
        </w:r>
      </w:del>
    </w:p>
    <w:p w14:paraId="2E6833F9" w14:textId="2CF625F1" w:rsidR="00293CDF" w:rsidDel="009A022D" w:rsidRDefault="00293CDF" w:rsidP="00557B26">
      <w:pPr>
        <w:rPr>
          <w:del w:id="194" w:author="Shailesh Dhaundiyal" w:date="2025-03-06T14:49:00Z" w16du:dateUtc="2025-03-06T09:19:00Z"/>
        </w:rPr>
      </w:pPr>
      <w:commentRangeStart w:id="195"/>
      <w:del w:id="196" w:author="Shailesh Dhaundiyal" w:date="2025-03-06T14:49:00Z" w16du:dateUtc="2025-03-06T09:19:00Z">
        <w:r w:rsidDel="009A022D">
          <w:delText>These components work together to automate deployments, enhance quality control, and streamline application lifecycle management in Power Platform.</w:delText>
        </w:r>
        <w:commentRangeEnd w:id="195"/>
        <w:r w:rsidDel="009A022D">
          <w:rPr>
            <w:rStyle w:val="Kommentarzeichen"/>
          </w:rPr>
          <w:commentReference w:id="195"/>
        </w:r>
      </w:del>
    </w:p>
    <w:p w14:paraId="7E6C7388" w14:textId="69BAB660" w:rsidR="005F7E9D" w:rsidDel="009A022D" w:rsidRDefault="00FE21AE" w:rsidP="00FE21AE">
      <w:pPr>
        <w:rPr>
          <w:ins w:id="197" w:author="Gurpreet Bhadesh" w:date="2025-02-13T09:46:00Z" w16du:dateUtc="2025-02-13T08:46:00Z"/>
          <w:del w:id="198" w:author="Shailesh Dhaundiyal" w:date="2025-03-06T14:49:00Z" w16du:dateUtc="2025-03-06T09:19:00Z"/>
        </w:rPr>
      </w:pPr>
      <w:del w:id="199" w:author="Shailesh Dhaundiyal" w:date="2025-03-06T14:49:00Z" w16du:dateUtc="2025-03-06T09:19:00Z">
        <w:r w:rsidRPr="00772DC8" w:rsidDel="009A022D">
          <w:rPr>
            <w:b/>
            <w:bCs/>
          </w:rPr>
          <w:delText>Shailesh:</w:delText>
        </w:r>
        <w:r w:rsidDel="009A022D">
          <w:br/>
        </w:r>
      </w:del>
      <w:del w:id="200" w:author="Shailesh Dhaundiyal" w:date="2025-03-06T14:38:00Z" w16du:dateUtc="2025-03-06T09:08:00Z">
        <w:r w:rsidR="003E5FE9" w:rsidDel="00210212">
          <w:delText>Makes sense</w:delText>
        </w:r>
      </w:del>
      <w:del w:id="201" w:author="Shailesh Dhaundiyal" w:date="2025-03-06T14:49:00Z" w16du:dateUtc="2025-03-06T09:19:00Z">
        <w:r w:rsidR="003E5FE9" w:rsidDel="009A022D">
          <w:delText xml:space="preserve">. So, </w:delText>
        </w:r>
        <w:r w:rsidDel="009A022D">
          <w:delText xml:space="preserve">Thomas, </w:delText>
        </w:r>
      </w:del>
      <w:del w:id="202" w:author="Shailesh Dhaundiyal" w:date="2025-02-13T12:01:00Z" w16du:dateUtc="2025-02-13T06:31:00Z">
        <w:r w:rsidR="00FB7D7D">
          <w:delText xml:space="preserve">can </w:delText>
        </w:r>
        <w:r w:rsidR="00630139" w:rsidRPr="00630139">
          <w:delText>you provide</w:delText>
        </w:r>
      </w:del>
      <w:del w:id="203" w:author="Shailesh Dhaundiyal" w:date="2025-03-06T14:49:00Z" w16du:dateUtc="2025-03-06T09:19:00Z">
        <w:r w:rsidR="00630139" w:rsidRPr="00630139" w:rsidDel="009A022D">
          <w:delText xml:space="preserve"> a high-level overview </w:delText>
        </w:r>
      </w:del>
      <w:del w:id="204" w:author="Shailesh Dhaundiyal" w:date="2025-02-13T12:01:00Z" w16du:dateUtc="2025-02-13T06:31:00Z">
        <w:r w:rsidR="00630139" w:rsidRPr="00630139">
          <w:delText xml:space="preserve">on </w:delText>
        </w:r>
      </w:del>
      <w:del w:id="205" w:author="Shailesh Dhaundiyal" w:date="2025-02-13T12:09:00Z" w16du:dateUtc="2025-02-13T06:39:00Z">
        <w:r w:rsidR="0045236C">
          <w:delText>how</w:delText>
        </w:r>
      </w:del>
      <w:del w:id="206" w:author="Shailesh Dhaundiyal" w:date="2025-03-06T14:49:00Z" w16du:dateUtc="2025-03-06T09:19:00Z">
        <w:r w:rsidR="0045236C" w:rsidDel="009A022D">
          <w:delText xml:space="preserve"> </w:delText>
        </w:r>
      </w:del>
      <w:del w:id="207" w:author="Shailesh Dhaundiyal" w:date="2025-02-13T12:09:00Z" w16du:dateUtc="2025-02-13T06:39:00Z">
        <w:r w:rsidR="0045236C">
          <w:delText xml:space="preserve">a </w:delText>
        </w:r>
      </w:del>
      <w:del w:id="208" w:author="Shailesh Dhaundiyal" w:date="2025-03-06T14:49:00Z" w16du:dateUtc="2025-03-06T09:19:00Z">
        <w:r w:rsidR="0045236C" w:rsidDel="009A022D">
          <w:delText>typical</w:delText>
        </w:r>
      </w:del>
      <w:del w:id="209" w:author="Shailesh Dhaundiyal" w:date="2025-02-13T12:09:00Z" w16du:dateUtc="2025-02-13T06:39:00Z">
        <w:r w:rsidR="0045236C" w:rsidDel="001B79A4">
          <w:delText xml:space="preserve"> </w:delText>
        </w:r>
      </w:del>
      <w:del w:id="210" w:author="Shailesh Dhaundiyal" w:date="2025-03-06T14:49:00Z" w16du:dateUtc="2025-03-06T09:19:00Z">
        <w:r w:rsidR="0045236C" w:rsidDel="009A022D">
          <w:delText xml:space="preserve">Azure </w:delText>
        </w:r>
      </w:del>
      <w:del w:id="211" w:author="Shailesh Dhaundiyal" w:date="2025-02-07T12:51:00Z" w16du:dateUtc="2025-02-07T07:21:00Z">
        <w:r w:rsidR="0045236C" w:rsidDel="00EB1EE2">
          <w:delText xml:space="preserve">Devops </w:delText>
        </w:r>
      </w:del>
      <w:del w:id="212" w:author="Shailesh Dhaundiyal" w:date="2025-03-06T14:49:00Z" w16du:dateUtc="2025-03-06T09:19:00Z">
        <w:r w:rsidR="0045236C" w:rsidDel="009A022D">
          <w:delText>pipeline</w:delText>
        </w:r>
      </w:del>
      <w:del w:id="213" w:author="Shailesh Dhaundiyal" w:date="2025-03-06T14:38:00Z" w16du:dateUtc="2025-03-06T09:08:00Z">
        <w:r w:rsidR="0045236C" w:rsidDel="00210212">
          <w:delText xml:space="preserve"> for Power Platform</w:delText>
        </w:r>
      </w:del>
      <w:del w:id="214" w:author="Shailesh Dhaundiyal" w:date="2025-02-13T12:02:00Z" w16du:dateUtc="2025-02-13T06:32:00Z">
        <w:r w:rsidR="0045236C">
          <w:delText xml:space="preserve"> is</w:delText>
        </w:r>
      </w:del>
      <w:del w:id="215" w:author="Shailesh Dhaundiyal" w:date="2025-02-13T12:09:00Z" w16du:dateUtc="2025-02-13T06:39:00Z">
        <w:r w:rsidR="0045236C">
          <w:delText xml:space="preserve"> structured</w:delText>
        </w:r>
      </w:del>
      <w:del w:id="216" w:author="Shailesh Dhaundiyal" w:date="2025-03-06T14:49:00Z" w16du:dateUtc="2025-03-06T09:19:00Z">
        <w:r w:rsidR="0045236C" w:rsidDel="009A022D">
          <w:delText xml:space="preserve">? </w:delText>
        </w:r>
      </w:del>
    </w:p>
    <w:p w14:paraId="66FCBC27" w14:textId="0C7830FA" w:rsidR="005F7E9D" w:rsidDel="009A022D" w:rsidRDefault="005F7E9D">
      <w:pPr>
        <w:rPr>
          <w:ins w:id="217" w:author="Gurpreet Bhadesh" w:date="2025-02-13T09:46:00Z" w16du:dateUtc="2025-02-13T08:46:00Z"/>
          <w:del w:id="218" w:author="Shailesh Dhaundiyal" w:date="2025-03-06T14:49:00Z" w16du:dateUtc="2025-03-06T09:19:00Z"/>
        </w:rPr>
      </w:pPr>
      <w:ins w:id="219" w:author="Gurpreet Bhadesh" w:date="2025-02-13T09:46:00Z" w16du:dateUtc="2025-02-13T08:46:00Z">
        <w:del w:id="220" w:author="Shailesh Dhaundiyal" w:date="2025-03-06T14:49:00Z" w16du:dateUtc="2025-03-06T09:19:00Z">
          <w:r w:rsidDel="009A022D">
            <w:br w:type="page"/>
          </w:r>
        </w:del>
      </w:ins>
    </w:p>
    <w:p w14:paraId="24B9B0D7" w14:textId="3AC08165" w:rsidR="00FE21AE" w:rsidDel="009A022D" w:rsidRDefault="00FE21AE" w:rsidP="00FE21AE">
      <w:pPr>
        <w:rPr>
          <w:del w:id="221" w:author="Shailesh Dhaundiyal" w:date="2025-03-06T14:49:00Z" w16du:dateUtc="2025-03-06T09:19:00Z"/>
        </w:rPr>
      </w:pPr>
    </w:p>
    <w:p w14:paraId="544B5AC2" w14:textId="2B8E99CF" w:rsidR="00182CB8" w:rsidRDefault="00FE21AE" w:rsidP="00182CB8">
      <w:pPr>
        <w:rPr>
          <w:ins w:id="222" w:author="Shailesh Dhaundiyal" w:date="2025-03-06T14:39:00Z" w16du:dateUtc="2025-03-06T09:09:00Z"/>
        </w:rPr>
      </w:pPr>
      <w:r w:rsidRPr="6BB4AF87">
        <w:rPr>
          <w:b/>
          <w:bCs/>
        </w:rPr>
        <w:t>Thomas:</w:t>
      </w:r>
      <w:r>
        <w:br/>
      </w:r>
      <w:ins w:id="223" w:author="Shailesh Dhaundiyal" w:date="2025-03-06T14:39:00Z" w16du:dateUtc="2025-03-06T09:09:00Z">
        <w:r w:rsidR="00182CB8">
          <w:t>I wouldn't go as far as a typical structure of a pipeline since it's very customisable. But our approach was to break this pipeline into three steps. The first step covers parameters such as version number.</w:t>
        </w:r>
      </w:ins>
    </w:p>
    <w:p w14:paraId="2A8EDBD5" w14:textId="2E691312" w:rsidR="00182CB8" w:rsidRDefault="00182CB8" w:rsidP="00182CB8">
      <w:pPr>
        <w:rPr>
          <w:ins w:id="224" w:author="Shailesh Dhaundiyal" w:date="2025-03-06T14:39:00Z" w16du:dateUtc="2025-03-06T09:09:00Z"/>
        </w:rPr>
      </w:pPr>
      <w:ins w:id="225" w:author="Shailesh Dhaundiyal" w:date="2025-03-06T14:39:00Z" w16du:dateUtc="2025-03-06T09:09:00Z">
        <w:r>
          <w:t>The second step is covering the actual integration and deployment tasks such as validating</w:t>
        </w:r>
      </w:ins>
      <w:ins w:id="226" w:author="Shailesh Dhaundiyal" w:date="2025-03-06T14:52:00Z" w16du:dateUtc="2025-03-06T09:22:00Z">
        <w:r w:rsidR="00BE7B29">
          <w:t xml:space="preserve"> (whether)</w:t>
        </w:r>
      </w:ins>
      <w:ins w:id="227" w:author="Shailesh Dhaundiyal" w:date="2025-03-06T14:39:00Z" w16du:dateUtc="2025-03-06T09:09:00Z">
        <w:r>
          <w:t xml:space="preserve"> the solution is working and that there are no errors, exporting the solution from your dev environment</w:t>
        </w:r>
      </w:ins>
      <w:ins w:id="228" w:author="Shailesh Dhaundiyal" w:date="2025-03-06T14:53:00Z" w16du:dateUtc="2025-03-06T09:23:00Z">
        <w:r w:rsidR="00162E02">
          <w:t>,</w:t>
        </w:r>
      </w:ins>
      <w:ins w:id="229" w:author="Shailesh Dhaundiyal" w:date="2025-03-06T14:39:00Z" w16du:dateUtc="2025-03-06T09:09:00Z">
        <w:r>
          <w:t xml:space="preserve"> and then archiving it.</w:t>
        </w:r>
      </w:ins>
    </w:p>
    <w:p w14:paraId="713EED96" w14:textId="77777777" w:rsidR="00182CB8" w:rsidRDefault="00182CB8" w:rsidP="00182CB8">
      <w:pPr>
        <w:rPr>
          <w:ins w:id="230" w:author="Shailesh Dhaundiyal" w:date="2025-03-06T14:39:00Z" w16du:dateUtc="2025-03-06T09:09:00Z"/>
        </w:rPr>
      </w:pPr>
      <w:ins w:id="231" w:author="Shailesh Dhaundiyal" w:date="2025-03-06T14:39:00Z" w16du:dateUtc="2025-03-06T09:09:00Z">
        <w:r>
          <w:t>And the final step is where the solution is then published into the chosen environment.</w:t>
        </w:r>
      </w:ins>
    </w:p>
    <w:p w14:paraId="596C0483" w14:textId="5E27D72E" w:rsidR="00FE21AE" w:rsidDel="00A44436" w:rsidRDefault="00182CB8">
      <w:pPr>
        <w:rPr>
          <w:del w:id="232" w:author="Shailesh Dhaundiyal" w:date="2025-03-06T14:39:00Z" w16du:dateUtc="2025-03-06T09:09:00Z"/>
        </w:rPr>
      </w:pPr>
      <w:ins w:id="233" w:author="Shailesh Dhaundiyal" w:date="2025-03-06T14:39:00Z" w16du:dateUtc="2025-03-06T09:09:00Z">
        <w:r>
          <w:t>By structuring the pipeline this way, we ensure that deployment</w:t>
        </w:r>
      </w:ins>
      <w:ins w:id="234" w:author="Shailesh Dhaundiyal" w:date="2025-03-06T14:53:00Z" w16du:dateUtc="2025-03-06T09:23:00Z">
        <w:r w:rsidR="00162E02">
          <w:t>s</w:t>
        </w:r>
      </w:ins>
      <w:ins w:id="235" w:author="Shailesh Dhaundiyal" w:date="2025-03-06T14:39:00Z" w16du:dateUtc="2025-03-06T09:09:00Z">
        <w:r>
          <w:t xml:space="preserve"> are efficient and automated and reliable.</w:t>
        </w:r>
      </w:ins>
      <w:ins w:id="236" w:author="Shailesh Dhaundiyal" w:date="2025-03-06T14:38:00Z" w16du:dateUtc="2025-03-06T09:08:00Z">
        <w:r w:rsidR="009A4676">
          <w:br/>
        </w:r>
        <w:r w:rsidR="009A4676">
          <w:br/>
        </w:r>
      </w:ins>
      <w:del w:id="237" w:author="Shailesh Dhaundiyal" w:date="2025-03-06T14:39:00Z" w16du:dateUtc="2025-03-06T09:09:00Z">
        <w:r w:rsidR="00E77461" w:rsidDel="00A44436">
          <w:delText xml:space="preserve">Sure. </w:delText>
        </w:r>
        <w:r w:rsidR="00932B02" w:rsidDel="00A44436">
          <w:delText xml:space="preserve">A typical pipeline can be broken down </w:delText>
        </w:r>
        <w:r w:rsidR="001303B1" w:rsidDel="00A44436">
          <w:delText xml:space="preserve">into 3 key steps. The first </w:delText>
        </w:r>
      </w:del>
      <w:del w:id="238" w:author="Shailesh Dhaundiyal" w:date="2025-02-13T12:09:00Z" w16du:dateUtc="2025-02-13T06:39:00Z">
        <w:r w:rsidR="001303B1">
          <w:delText xml:space="preserve">area </w:delText>
        </w:r>
      </w:del>
      <w:del w:id="239" w:author="Shailesh Dhaundiyal" w:date="2025-03-06T14:39:00Z" w16du:dateUtc="2025-03-06T09:09:00Z">
        <w:r w:rsidR="001303B1" w:rsidDel="00A44436">
          <w:delText xml:space="preserve">covers Parameters such as version number.  </w:delText>
        </w:r>
        <w:r w:rsidR="00C82CA6" w:rsidDel="00A44436">
          <w:delText>T</w:delText>
        </w:r>
        <w:r w:rsidR="001303B1" w:rsidDel="00A44436">
          <w:delText xml:space="preserve">he second </w:delText>
        </w:r>
      </w:del>
      <w:del w:id="240" w:author="Shailesh Dhaundiyal" w:date="2025-02-13T12:10:00Z" w16du:dateUtc="2025-02-13T06:40:00Z">
        <w:r w:rsidR="001303B1">
          <w:delText xml:space="preserve">part </w:delText>
        </w:r>
      </w:del>
      <w:del w:id="241" w:author="Shailesh Dhaundiyal" w:date="2025-03-06T14:39:00Z" w16du:dateUtc="2025-03-06T09:09:00Z">
        <w:r w:rsidR="001303B1" w:rsidDel="00A44436">
          <w:delText xml:space="preserve">covers the actual pipeline </w:delText>
        </w:r>
      </w:del>
      <w:ins w:id="242" w:author="Thomas Goldberger" w:date="2025-02-13T09:27:00Z" w16du:dateUtc="2025-02-13T08:27:00Z">
        <w:del w:id="243" w:author="Shailesh Dhaundiyal" w:date="2025-03-06T14:39:00Z" w16du:dateUtc="2025-03-06T09:09:00Z">
          <w:r w:rsidR="000E4AE7" w:rsidDel="00A44436">
            <w:delText xml:space="preserve">integration and deployment </w:delText>
          </w:r>
        </w:del>
      </w:ins>
      <w:del w:id="244" w:author="Shailesh Dhaundiyal" w:date="2025-03-06T14:39:00Z" w16du:dateUtc="2025-03-06T09:09:00Z">
        <w:r w:rsidR="001303B1" w:rsidDel="00A44436">
          <w:delText xml:space="preserve">tasks such as checking </w:delText>
        </w:r>
      </w:del>
      <w:ins w:id="245" w:author="Thomas Goldberger" w:date="2025-02-13T09:27:00Z" w16du:dateUtc="2025-02-13T08:27:00Z">
        <w:del w:id="246" w:author="Shailesh Dhaundiyal" w:date="2025-03-06T14:39:00Z" w16du:dateUtc="2025-03-06T09:09:00Z">
          <w:r w:rsidR="000E4AE7" w:rsidDel="00A44436">
            <w:delText xml:space="preserve">validating </w:delText>
          </w:r>
        </w:del>
      </w:ins>
      <w:del w:id="247" w:author="Shailesh Dhaundiyal" w:date="2025-03-06T14:39:00Z" w16du:dateUtc="2025-03-06T09:09:00Z">
        <w:r w:rsidR="001303B1" w:rsidDel="00A44436">
          <w:delText xml:space="preserve">the solution is working and there are no errors, exporting the solution </w:delText>
        </w:r>
      </w:del>
      <w:ins w:id="248" w:author="Thomas Goldberger" w:date="2025-02-13T09:28:00Z" w16du:dateUtc="2025-02-13T08:28:00Z">
        <w:del w:id="249" w:author="Shailesh Dhaundiyal" w:date="2025-03-06T14:39:00Z" w16du:dateUtc="2025-03-06T09:09:00Z">
          <w:r w:rsidR="000E4AE7" w:rsidDel="00A44436">
            <w:delText xml:space="preserve">from your dev environment </w:delText>
          </w:r>
        </w:del>
      </w:ins>
      <w:del w:id="250" w:author="Shailesh Dhaundiyal" w:date="2025-03-06T14:39:00Z" w16du:dateUtc="2025-03-06T09:09:00Z">
        <w:r w:rsidR="001303B1" w:rsidDel="00A44436">
          <w:delText xml:space="preserve">and then archiving it. </w:delText>
        </w:r>
      </w:del>
      <w:del w:id="251" w:author="Shailesh Dhaundiyal" w:date="2025-02-13T12:10:00Z" w16du:dateUtc="2025-02-13T06:40:00Z">
        <w:r w:rsidR="001303B1" w:rsidDel="007057CE">
          <w:delText xml:space="preserve">The </w:delText>
        </w:r>
      </w:del>
      <w:ins w:id="252" w:author="Thomas Goldberger" w:date="2025-02-13T09:28:00Z" w16du:dateUtc="2025-02-13T08:28:00Z">
        <w:del w:id="253" w:author="Shailesh Dhaundiyal" w:date="2025-03-06T14:39:00Z" w16du:dateUtc="2025-03-06T09:09:00Z">
          <w:r w:rsidR="000E4AE7" w:rsidDel="00A44436">
            <w:delText xml:space="preserve">in </w:delText>
          </w:r>
        </w:del>
      </w:ins>
      <w:del w:id="254" w:author="Shailesh Dhaundiyal" w:date="2025-03-06T14:39:00Z" w16du:dateUtc="2025-03-06T09:09:00Z">
        <w:r w:rsidR="001303B1" w:rsidDel="00A44436">
          <w:delText xml:space="preserve">final </w:delText>
        </w:r>
        <w:r w:rsidR="000740CE" w:rsidDel="00A44436">
          <w:delText>step</w:delText>
        </w:r>
        <w:r w:rsidR="001303B1" w:rsidDel="00A44436">
          <w:delText xml:space="preserve"> </w:delText>
        </w:r>
      </w:del>
      <w:ins w:id="255" w:author="Thomas Goldberger" w:date="2025-02-13T09:28:00Z" w16du:dateUtc="2025-02-13T08:28:00Z">
        <w:del w:id="256" w:author="Shailesh Dhaundiyal" w:date="2025-03-06T14:39:00Z" w16du:dateUtc="2025-03-06T09:09:00Z">
          <w:r w:rsidR="000E4AE7" w:rsidDel="00A44436">
            <w:delText xml:space="preserve">the </w:delText>
          </w:r>
          <w:r w:rsidR="00A76E72" w:rsidDel="00A44436">
            <w:delText xml:space="preserve">solution is then published </w:delText>
          </w:r>
        </w:del>
      </w:ins>
      <w:ins w:id="257" w:author="Thomas Goldberger" w:date="2025-02-13T09:29:00Z" w16du:dateUtc="2025-02-13T08:29:00Z">
        <w:del w:id="258" w:author="Shailesh Dhaundiyal" w:date="2025-03-06T14:39:00Z" w16du:dateUtc="2025-03-06T09:09:00Z">
          <w:r w:rsidR="00707D4B" w:rsidDel="00A44436">
            <w:delText xml:space="preserve">into the </w:delText>
          </w:r>
        </w:del>
      </w:ins>
      <w:del w:id="259" w:author="Shailesh Dhaundiyal" w:date="2025-03-06T14:39:00Z" w16du:dateUtc="2025-03-06T09:09:00Z">
        <w:r w:rsidR="001303B1" w:rsidDel="00A44436">
          <w:delText xml:space="preserve">relates to the </w:delText>
        </w:r>
      </w:del>
      <w:ins w:id="260" w:author="Thomas Goldberger" w:date="2025-02-13T09:29:00Z" w16du:dateUtc="2025-02-13T08:29:00Z">
        <w:del w:id="261" w:author="Shailesh Dhaundiyal" w:date="2025-03-06T14:39:00Z" w16du:dateUtc="2025-03-06T09:09:00Z">
          <w:r w:rsidR="00707D4B" w:rsidDel="00A44436">
            <w:delText xml:space="preserve">chosen </w:delText>
          </w:r>
        </w:del>
      </w:ins>
      <w:del w:id="262" w:author="Shailesh Dhaundiyal" w:date="2025-03-06T14:39:00Z" w16du:dateUtc="2025-03-06T09:09:00Z">
        <w:r w:rsidR="001303B1" w:rsidDel="00A44436">
          <w:delText xml:space="preserve">environment in which the solution is being deployed </w:delText>
        </w:r>
      </w:del>
      <w:del w:id="263" w:author="Shailesh Dhaundiyal" w:date="2025-02-13T12:10:00Z" w16du:dateUtc="2025-02-13T06:40:00Z">
        <w:r w:rsidR="001303B1">
          <w:delText>to</w:delText>
        </w:r>
      </w:del>
      <w:del w:id="264" w:author="Shailesh Dhaundiyal" w:date="2025-03-06T14:39:00Z" w16du:dateUtc="2025-03-06T09:09:00Z">
        <w:r w:rsidR="001303B1" w:rsidDel="00A44436">
          <w:delText>.</w:delText>
        </w:r>
      </w:del>
    </w:p>
    <w:p w14:paraId="1AF20F06" w14:textId="13FB4BA5" w:rsidR="00932B02" w:rsidDel="00A44436" w:rsidRDefault="6ADB23D4" w:rsidP="00A44436">
      <w:pPr>
        <w:rPr>
          <w:del w:id="265" w:author="Shailesh Dhaundiyal" w:date="2025-03-06T14:39:00Z" w16du:dateUtc="2025-03-06T09:09:00Z"/>
        </w:rPr>
      </w:pPr>
      <w:commentRangeStart w:id="266"/>
      <w:del w:id="267" w:author="Shailesh Dhaundiyal" w:date="2025-03-06T14:39:00Z" w16du:dateUtc="2025-03-06T09:09:00Z">
        <w:r w:rsidDel="00A44436">
          <w:delText>By structuring the pipeline this way, teams can ensure deployments are efficient, automated, and reliable.</w:delText>
        </w:r>
        <w:commentRangeEnd w:id="266"/>
        <w:r w:rsidR="00932B02" w:rsidDel="00A44436">
          <w:rPr>
            <w:rStyle w:val="Kommentarzeichen"/>
          </w:rPr>
          <w:commentReference w:id="266"/>
        </w:r>
      </w:del>
    </w:p>
    <w:p w14:paraId="65C791A0" w14:textId="08CDCA48" w:rsidR="00FE21AE" w:rsidRDefault="00FE21AE" w:rsidP="00FE21AE">
      <w:r w:rsidRPr="00772DC8">
        <w:rPr>
          <w:b/>
          <w:bCs/>
        </w:rPr>
        <w:t>Shailesh:</w:t>
      </w:r>
      <w:r>
        <w:br/>
      </w:r>
      <w:del w:id="268" w:author="Shailesh Dhaundiyal" w:date="2025-03-06T14:40:00Z" w16du:dateUtc="2025-03-06T09:10:00Z">
        <w:r w:rsidR="003E5FE9" w:rsidDel="00A44436">
          <w:delText>Y</w:delText>
        </w:r>
      </w:del>
      <w:ins w:id="269" w:author="Shailesh Dhaundiyal" w:date="2025-03-06T14:40:00Z" w16du:dateUtc="2025-03-06T09:10:00Z">
        <w:r w:rsidR="00A44436">
          <w:t xml:space="preserve">Okay, </w:t>
        </w:r>
      </w:ins>
      <w:del w:id="270" w:author="Shailesh Dhaundiyal" w:date="2025-03-06T14:40:00Z" w16du:dateUtc="2025-03-06T09:10:00Z">
        <w:r w:rsidR="003E5FE9" w:rsidDel="00A44436">
          <w:delText>e</w:delText>
        </w:r>
      </w:del>
      <w:ins w:id="271" w:author="Shailesh Dhaundiyal" w:date="2025-03-06T14:40:00Z" w16du:dateUtc="2025-03-06T09:10:00Z">
        <w:r w:rsidR="00A44436">
          <w:t>ye</w:t>
        </w:r>
      </w:ins>
      <w:r w:rsidR="003E5FE9">
        <w:t xml:space="preserve">ah, </w:t>
      </w:r>
      <w:del w:id="272" w:author="Shailesh Dhaundiyal" w:date="2025-03-06T14:40:00Z" w16du:dateUtc="2025-03-06T09:10:00Z">
        <w:r w:rsidR="003E5FE9" w:rsidDel="00A44436">
          <w:delText xml:space="preserve">that’s </w:delText>
        </w:r>
      </w:del>
      <w:ins w:id="273" w:author="Shailesh Dhaundiyal" w:date="2025-03-06T14:40:00Z" w16du:dateUtc="2025-03-06T09:10:00Z">
        <w:r w:rsidR="00A44436">
          <w:t>al</w:t>
        </w:r>
      </w:ins>
      <w:r w:rsidR="003E5FE9">
        <w:t>right.</w:t>
      </w:r>
      <w:r w:rsidR="004C40FF">
        <w:t xml:space="preserve"> </w:t>
      </w:r>
      <w:del w:id="274" w:author="Shailesh Dhaundiyal" w:date="2025-03-06T14:40:00Z" w16du:dateUtc="2025-03-06T09:10:00Z">
        <w:r w:rsidR="004C40FF" w:rsidDel="00A44436">
          <w:delText>Finally</w:delText>
        </w:r>
      </w:del>
      <w:ins w:id="275" w:author="Shailesh Dhaundiyal" w:date="2025-03-06T14:40:00Z" w16du:dateUtc="2025-03-06T09:10:00Z">
        <w:r w:rsidR="00A44436">
          <w:t>So finally</w:t>
        </w:r>
      </w:ins>
      <w:r w:rsidR="004C40FF">
        <w:t>,</w:t>
      </w:r>
      <w:r w:rsidR="003E5FE9">
        <w:t xml:space="preserve"> </w:t>
      </w:r>
      <w:r>
        <w:t>Gurpree</w:t>
      </w:r>
      <w:ins w:id="276" w:author="Shailesh Dhaundiyal" w:date="2025-02-13T12:06:00Z" w16du:dateUtc="2025-02-13T06:36:00Z">
        <w:r w:rsidR="00510744">
          <w:t>t</w:t>
        </w:r>
      </w:ins>
      <w:del w:id="277" w:author="Shailesh Dhaundiyal" w:date="2025-02-13T12:06:00Z" w16du:dateUtc="2025-02-13T06:36:00Z">
        <w:r w:rsidDel="00510744">
          <w:delText>t,</w:delText>
        </w:r>
      </w:del>
      <w:ins w:id="278" w:author="Shailesh Dhaundiyal" w:date="2025-02-13T12:05:00Z" w16du:dateUtc="2025-02-13T06:35:00Z">
        <w:r w:rsidR="00000F6F">
          <w:t xml:space="preserve">, </w:t>
        </w:r>
      </w:ins>
      <w:ins w:id="279" w:author="Shailesh Dhaundiyal" w:date="2025-02-13T12:03:00Z" w16du:dateUtc="2025-02-13T06:33:00Z">
        <w:r w:rsidR="00F34574">
          <w:t>what would you recommend as the</w:t>
        </w:r>
        <w:r w:rsidR="006D18F5">
          <w:t xml:space="preserve"> </w:t>
        </w:r>
      </w:ins>
      <w:ins w:id="280" w:author="Shailesh Dhaundiyal" w:date="2025-02-13T12:04:00Z" w16du:dateUtc="2025-02-13T06:34:00Z">
        <w:r w:rsidR="006D18F5">
          <w:t>key</w:t>
        </w:r>
      </w:ins>
      <w:del w:id="281" w:author="Shailesh Dhaundiyal" w:date="2025-02-13T12:02:00Z" w16du:dateUtc="2025-02-13T06:32:00Z">
        <w:r>
          <w:delText xml:space="preserve"> </w:delText>
        </w:r>
        <w:r w:rsidR="004C40FF">
          <w:delText xml:space="preserve">are </w:delText>
        </w:r>
        <w:r w:rsidR="00EE444C" w:rsidRPr="00EE444C">
          <w:delText>there any</w:delText>
        </w:r>
      </w:del>
      <w:del w:id="282" w:author="Shailesh Dhaundiyal" w:date="2025-02-13T12:03:00Z" w16du:dateUtc="2025-02-13T06:33:00Z">
        <w:r w:rsidR="00EE444C" w:rsidRPr="00EE444C">
          <w:delText xml:space="preserve"> </w:delText>
        </w:r>
      </w:del>
      <w:del w:id="283" w:author="Shailesh Dhaundiyal" w:date="2025-02-13T12:02:00Z" w16du:dateUtc="2025-02-13T06:32:00Z">
        <w:r w:rsidR="00EE444C" w:rsidRPr="00EE444C">
          <w:delText>future considerations</w:delText>
        </w:r>
      </w:del>
      <w:ins w:id="284" w:author="Shailesh Dhaundiyal" w:date="2025-02-13T12:02:00Z" w16du:dateUtc="2025-02-13T06:32:00Z">
        <w:r w:rsidR="00EE444C" w:rsidRPr="00EE444C">
          <w:t xml:space="preserve"> </w:t>
        </w:r>
        <w:r w:rsidR="008F2CC5">
          <w:t xml:space="preserve">considerations </w:t>
        </w:r>
      </w:ins>
      <w:ins w:id="285" w:author="Shailesh Dhaundiyal" w:date="2025-02-13T12:03:00Z" w16du:dateUtc="2025-02-13T06:33:00Z">
        <w:r w:rsidR="008F2CC5">
          <w:t xml:space="preserve">that </w:t>
        </w:r>
      </w:ins>
      <w:ins w:id="286" w:author="Shailesh Dhaundiyal" w:date="2025-02-13T12:04:00Z" w16du:dateUtc="2025-02-13T06:34:00Z">
        <w:r w:rsidR="006D18F5">
          <w:t>must</w:t>
        </w:r>
      </w:ins>
      <w:ins w:id="287" w:author="Shailesh Dhaundiyal" w:date="2025-02-13T12:03:00Z" w16du:dateUtc="2025-02-13T06:33:00Z">
        <w:r w:rsidR="0070046C">
          <w:t xml:space="preserve"> be </w:t>
        </w:r>
      </w:ins>
      <w:ins w:id="288" w:author="Shailesh Dhaundiyal" w:date="2025-02-13T12:04:00Z" w16du:dateUtc="2025-02-13T06:34:00Z">
        <w:r w:rsidR="000D0CDC">
          <w:t>followed</w:t>
        </w:r>
      </w:ins>
      <w:del w:id="289" w:author="Shailesh Dhaundiyal" w:date="2025-02-13T12:04:00Z" w16du:dateUtc="2025-02-13T06:34:00Z">
        <w:r w:rsidR="00EE444C" w:rsidRPr="00EE444C" w:rsidDel="000D0CDC">
          <w:delText xml:space="preserve"> </w:delText>
        </w:r>
      </w:del>
      <w:ins w:id="290" w:author="Shailesh Dhaundiyal" w:date="2025-02-13T12:06:00Z" w16du:dateUtc="2025-02-13T06:36:00Z">
        <w:r w:rsidR="00510744">
          <w:t xml:space="preserve"> for CI/CD pipelines in low-code/no-code platforms</w:t>
        </w:r>
      </w:ins>
      <w:del w:id="291" w:author="Shailesh Dhaundiyal" w:date="2025-02-13T12:05:00Z" w16du:dateUtc="2025-02-13T06:35:00Z">
        <w:r w:rsidR="00EE444C" w:rsidRPr="00EE444C">
          <w:delText>for CI/CD pipelines in the context of low-code/no-code platforms</w:delText>
        </w:r>
      </w:del>
      <w:r w:rsidR="00EE444C" w:rsidRPr="00EE444C">
        <w:t>?</w:t>
      </w:r>
    </w:p>
    <w:p w14:paraId="340798EE" w14:textId="652DCF44" w:rsidR="004C6BC7" w:rsidRDefault="00FE21AE" w:rsidP="002578F3">
      <w:pPr>
        <w:rPr>
          <w:ins w:id="292" w:author="Shailesh Dhaundiyal" w:date="2025-03-06T14:42:00Z" w16du:dateUtc="2025-03-06T09:12:00Z"/>
        </w:rPr>
      </w:pPr>
      <w:r w:rsidRPr="00772DC8">
        <w:rPr>
          <w:b/>
          <w:bCs/>
        </w:rPr>
        <w:t>Gurpreet:</w:t>
      </w:r>
      <w:r>
        <w:br/>
      </w:r>
      <w:r w:rsidR="002578F3">
        <w:t>Absolutely</w:t>
      </w:r>
      <w:del w:id="293" w:author="Shailesh Dhaundiyal" w:date="2025-03-06T14:41:00Z" w16du:dateUtc="2025-03-06T09:11:00Z">
        <w:r w:rsidDel="00F7752B">
          <w:delText>, Shailesh</w:delText>
        </w:r>
      </w:del>
      <w:r>
        <w:t xml:space="preserve">. </w:t>
      </w:r>
      <w:ins w:id="294" w:author="Shailesh Dhaundiyal" w:date="2025-03-06T14:41:00Z" w16du:dateUtc="2025-03-06T09:11:00Z">
        <w:r w:rsidR="004C6BC7" w:rsidRPr="004C6BC7">
          <w:t>So let me just list those out</w:t>
        </w:r>
      </w:ins>
      <w:ins w:id="295" w:author="Shailesh Dhaundiyal" w:date="2025-03-06T14:42:00Z" w16du:dateUtc="2025-03-06T09:12:00Z">
        <w:r w:rsidR="004C6BC7">
          <w:t>.</w:t>
        </w:r>
      </w:ins>
    </w:p>
    <w:p w14:paraId="236A2E65" w14:textId="11C31003" w:rsidR="004C6BC7" w:rsidRDefault="004C6BC7" w:rsidP="004C6BC7">
      <w:pPr>
        <w:rPr>
          <w:ins w:id="296" w:author="Shailesh Dhaundiyal" w:date="2025-03-06T14:42:00Z" w16du:dateUtc="2025-03-06T09:12:00Z"/>
        </w:rPr>
      </w:pPr>
      <w:ins w:id="297" w:author="Shailesh Dhaundiyal" w:date="2025-03-06T14:42:00Z" w16du:dateUtc="2025-03-06T09:12:00Z">
        <w:r>
          <w:t>Firstly, we've got tools and frameworks that are actually tailored for low</w:t>
        </w:r>
      </w:ins>
      <w:ins w:id="298" w:author="Shailesh Dhaundiyal" w:date="2025-03-06T14:54:00Z" w16du:dateUtc="2025-03-06T09:24:00Z">
        <w:r w:rsidR="00D46B3D">
          <w:t>-</w:t>
        </w:r>
      </w:ins>
      <w:ins w:id="299" w:author="Shailesh Dhaundiyal" w:date="2025-03-06T14:42:00Z" w16du:dateUtc="2025-03-06T09:12:00Z">
        <w:r>
          <w:t>code</w:t>
        </w:r>
      </w:ins>
      <w:ins w:id="300" w:author="Shailesh Dhaundiyal" w:date="2025-03-06T14:54:00Z" w16du:dateUtc="2025-03-06T09:24:00Z">
        <w:r w:rsidR="00D46B3D">
          <w:t>/</w:t>
        </w:r>
      </w:ins>
      <w:ins w:id="301" w:author="Shailesh Dhaundiyal" w:date="2025-03-06T14:42:00Z" w16du:dateUtc="2025-03-06T09:12:00Z">
        <w:r>
          <w:t>no</w:t>
        </w:r>
      </w:ins>
      <w:ins w:id="302" w:author="Shailesh Dhaundiyal" w:date="2025-03-06T14:54:00Z" w16du:dateUtc="2025-03-06T09:24:00Z">
        <w:r w:rsidR="00D46B3D">
          <w:t>-</w:t>
        </w:r>
      </w:ins>
      <w:ins w:id="303" w:author="Shailesh Dhaundiyal" w:date="2025-03-06T14:42:00Z" w16du:dateUtc="2025-03-06T09:12:00Z">
        <w:r>
          <w:t>code environment testing. Secondly, we'd need some sort of component</w:t>
        </w:r>
      </w:ins>
      <w:ins w:id="304" w:author="Shailesh Dhaundiyal" w:date="2025-03-06T14:55:00Z" w16du:dateUtc="2025-03-06T09:25:00Z">
        <w:r w:rsidR="00DE4F64">
          <w:t>-</w:t>
        </w:r>
      </w:ins>
      <w:ins w:id="305" w:author="Shailesh Dhaundiyal" w:date="2025-03-06T14:42:00Z" w16du:dateUtc="2025-03-06T09:12:00Z">
        <w:r>
          <w:t xml:space="preserve">level test automation. And then another consideration would be managing rollback strategies for </w:t>
        </w:r>
      </w:ins>
      <w:ins w:id="306" w:author="Shailesh Dhaundiyal" w:date="2025-03-06T14:54:00Z" w16du:dateUtc="2025-03-06T09:24:00Z">
        <w:r w:rsidR="00D46B3D">
          <w:t xml:space="preserve">low-code/no-code </w:t>
        </w:r>
      </w:ins>
      <w:ins w:id="307" w:author="Shailesh Dhaundiyal" w:date="2025-03-06T14:42:00Z" w16du:dateUtc="2025-03-06T09:12:00Z">
        <w:r>
          <w:t>applications. And then finally</w:t>
        </w:r>
      </w:ins>
      <w:ins w:id="308" w:author="Shailesh Dhaundiyal" w:date="2025-03-06T14:55:00Z" w16du:dateUtc="2025-03-06T09:25:00Z">
        <w:r w:rsidR="00DE4F64">
          <w:t>,</w:t>
        </w:r>
      </w:ins>
      <w:ins w:id="309" w:author="Shailesh Dhaundiyal" w:date="2025-03-06T14:42:00Z" w16du:dateUtc="2025-03-06T09:12:00Z">
        <w:r>
          <w:t xml:space="preserve"> the ease of hybrid development integration.</w:t>
        </w:r>
      </w:ins>
    </w:p>
    <w:p w14:paraId="0A7083FE" w14:textId="2A3D8EF2" w:rsidR="004C6BC7" w:rsidRDefault="004C6BC7" w:rsidP="004C6BC7">
      <w:pPr>
        <w:rPr>
          <w:ins w:id="310" w:author="Shailesh Dhaundiyal" w:date="2025-03-06T14:42:00Z" w16du:dateUtc="2025-03-06T09:12:00Z"/>
        </w:rPr>
      </w:pPr>
      <w:ins w:id="311" w:author="Shailesh Dhaundiyal" w:date="2025-03-06T14:42:00Z" w16du:dateUtc="2025-03-06T09:12:00Z">
        <w:r>
          <w:t>So some sort of seamless integration of artefacts with the actual custom code bases.</w:t>
        </w:r>
        <w:r w:rsidR="00555DDA">
          <w:t xml:space="preserve"> </w:t>
        </w:r>
        <w:r>
          <w:t>So something that would support both, something that would support mixed workflows</w:t>
        </w:r>
      </w:ins>
      <w:ins w:id="312" w:author="Shailesh Dhaundiyal" w:date="2025-03-06T14:55:00Z" w16du:dateUtc="2025-03-06T09:25:00Z">
        <w:r w:rsidR="0078340E">
          <w:t>.</w:t>
        </w:r>
      </w:ins>
      <w:ins w:id="313" w:author="Shailesh Dhaundiyal" w:date="2025-03-06T14:42:00Z" w16du:dateUtc="2025-03-06T09:12:00Z">
        <w:r>
          <w:t xml:space="preserve"> </w:t>
        </w:r>
      </w:ins>
      <w:ins w:id="314" w:author="Shailesh Dhaundiyal" w:date="2025-03-06T14:55:00Z" w16du:dateUtc="2025-03-06T09:25:00Z">
        <w:r w:rsidR="0078340E">
          <w:t>A</w:t>
        </w:r>
      </w:ins>
      <w:ins w:id="315" w:author="Shailesh Dhaundiyal" w:date="2025-03-06T14:42:00Z" w16du:dateUtc="2025-03-06T09:12:00Z">
        <w:r>
          <w:t>nd these improvements</w:t>
        </w:r>
      </w:ins>
      <w:ins w:id="316" w:author="Shailesh Dhaundiyal" w:date="2025-03-06T14:56:00Z" w16du:dateUtc="2025-03-06T09:26:00Z">
        <w:r w:rsidR="0078340E">
          <w:t>,</w:t>
        </w:r>
      </w:ins>
      <w:ins w:id="317" w:author="Shailesh Dhaundiyal" w:date="2025-03-06T14:42:00Z" w16du:dateUtc="2025-03-06T09:12:00Z">
        <w:r>
          <w:t xml:space="preserve"> effectively</w:t>
        </w:r>
      </w:ins>
      <w:ins w:id="318" w:author="Shailesh Dhaundiyal" w:date="2025-03-06T14:56:00Z" w16du:dateUtc="2025-03-06T09:26:00Z">
        <w:r w:rsidR="0078340E">
          <w:t>,</w:t>
        </w:r>
      </w:ins>
      <w:ins w:id="319" w:author="Shailesh Dhaundiyal" w:date="2025-03-06T14:42:00Z" w16du:dateUtc="2025-03-06T09:12:00Z">
        <w:r>
          <w:t xml:space="preserve"> will make CI</w:t>
        </w:r>
      </w:ins>
      <w:ins w:id="320" w:author="Shailesh Dhaundiyal" w:date="2025-03-06T14:55:00Z" w16du:dateUtc="2025-03-06T09:25:00Z">
        <w:r w:rsidR="00EA6015">
          <w:t>/</w:t>
        </w:r>
      </w:ins>
      <w:ins w:id="321" w:author="Shailesh Dhaundiyal" w:date="2025-03-06T14:42:00Z" w16du:dateUtc="2025-03-06T09:12:00Z">
        <w:r>
          <w:t>CD in the low cold platforms more powerful and enterprise</w:t>
        </w:r>
      </w:ins>
      <w:ins w:id="322" w:author="Shailesh Dhaundiyal" w:date="2025-03-06T14:56:00Z" w16du:dateUtc="2025-03-06T09:26:00Z">
        <w:r w:rsidR="0078340E">
          <w:t>-</w:t>
        </w:r>
      </w:ins>
      <w:ins w:id="323" w:author="Shailesh Dhaundiyal" w:date="2025-03-06T14:42:00Z" w16du:dateUtc="2025-03-06T09:12:00Z">
        <w:r>
          <w:t>ready.</w:t>
        </w:r>
      </w:ins>
    </w:p>
    <w:p w14:paraId="6312BEA6" w14:textId="6A185D2B" w:rsidR="002578F3" w:rsidDel="00555DDA" w:rsidRDefault="002578F3" w:rsidP="002578F3">
      <w:pPr>
        <w:rPr>
          <w:del w:id="324" w:author="Shailesh Dhaundiyal" w:date="2025-03-06T14:42:00Z" w16du:dateUtc="2025-03-06T09:12:00Z"/>
        </w:rPr>
      </w:pPr>
      <w:del w:id="325" w:author="Shailesh Dhaundiyal" w:date="2025-03-06T14:41:00Z" w16du:dateUtc="2025-03-06T09:11:00Z">
        <w:r w:rsidDel="004C6BC7">
          <w:delText>Let me list these out</w:delText>
        </w:r>
      </w:del>
      <w:del w:id="326" w:author="Shailesh Dhaundiyal" w:date="2025-03-06T14:42:00Z" w16du:dateUtc="2025-03-06T09:12:00Z">
        <w:r w:rsidDel="00555DDA">
          <w:delText>:</w:delText>
        </w:r>
      </w:del>
    </w:p>
    <w:p w14:paraId="38F73B55" w14:textId="43BB1BF4" w:rsidR="002578F3" w:rsidDel="00555DDA" w:rsidRDefault="002578F3" w:rsidP="00061851">
      <w:pPr>
        <w:pStyle w:val="Listenabsatz"/>
        <w:numPr>
          <w:ilvl w:val="0"/>
          <w:numId w:val="1"/>
        </w:numPr>
        <w:spacing w:before="120" w:after="120" w:line="360" w:lineRule="auto"/>
        <w:ind w:left="714" w:hanging="357"/>
        <w:rPr>
          <w:del w:id="327" w:author="Shailesh Dhaundiyal" w:date="2025-03-06T14:42:00Z" w16du:dateUtc="2025-03-06T09:12:00Z"/>
        </w:rPr>
      </w:pPr>
      <w:del w:id="328" w:author="Shailesh Dhaundiyal" w:date="2025-03-06T14:42:00Z" w16du:dateUtc="2025-03-06T09:12:00Z">
        <w:r w:rsidDel="00555DDA">
          <w:delText>Tools and frameworks tailored for low code no code environment testing</w:delText>
        </w:r>
      </w:del>
    </w:p>
    <w:p w14:paraId="7FAC0291" w14:textId="7C2C379A" w:rsidR="002578F3" w:rsidDel="00555DDA" w:rsidRDefault="002578F3" w:rsidP="00061851">
      <w:pPr>
        <w:pStyle w:val="Listenabsatz"/>
        <w:numPr>
          <w:ilvl w:val="0"/>
          <w:numId w:val="1"/>
        </w:numPr>
        <w:spacing w:before="120" w:after="120" w:line="360" w:lineRule="auto"/>
        <w:ind w:left="714" w:hanging="357"/>
        <w:rPr>
          <w:del w:id="329" w:author="Shailesh Dhaundiyal" w:date="2025-03-06T14:42:00Z" w16du:dateUtc="2025-03-06T09:12:00Z"/>
        </w:rPr>
      </w:pPr>
      <w:del w:id="330" w:author="Shailesh Dhaundiyal" w:date="2025-03-06T14:42:00Z" w16du:dateUtc="2025-03-06T09:12:00Z">
        <w:r w:rsidDel="00555DDA">
          <w:delText xml:space="preserve">Component level test automation </w:delText>
        </w:r>
      </w:del>
    </w:p>
    <w:p w14:paraId="04EB7AF4" w14:textId="475E1897" w:rsidR="002578F3" w:rsidDel="00555DDA" w:rsidRDefault="002578F3" w:rsidP="00061851">
      <w:pPr>
        <w:pStyle w:val="Listenabsatz"/>
        <w:numPr>
          <w:ilvl w:val="0"/>
          <w:numId w:val="1"/>
        </w:numPr>
        <w:spacing w:before="120" w:after="120" w:line="360" w:lineRule="auto"/>
        <w:ind w:left="714" w:hanging="357"/>
        <w:rPr>
          <w:del w:id="331" w:author="Shailesh Dhaundiyal" w:date="2025-03-06T14:42:00Z" w16du:dateUtc="2025-03-06T09:12:00Z"/>
        </w:rPr>
      </w:pPr>
      <w:del w:id="332" w:author="Shailesh Dhaundiyal" w:date="2025-03-06T14:42:00Z" w16du:dateUtc="2025-03-06T09:12:00Z">
        <w:r w:rsidDel="00555DDA">
          <w:delText xml:space="preserve">Managing rollback strategies for low code no code apps </w:delText>
        </w:r>
      </w:del>
    </w:p>
    <w:p w14:paraId="6A7C93A4" w14:textId="7FE22641" w:rsidR="00FE21AE" w:rsidDel="00E64AF7" w:rsidRDefault="002578F3" w:rsidP="00061851">
      <w:pPr>
        <w:pStyle w:val="Listenabsatz"/>
        <w:numPr>
          <w:ilvl w:val="0"/>
          <w:numId w:val="1"/>
        </w:numPr>
        <w:spacing w:before="120" w:after="120" w:line="360" w:lineRule="auto"/>
        <w:ind w:left="714" w:hanging="357"/>
        <w:rPr>
          <w:del w:id="333" w:author="Shailesh Dhaundiyal" w:date="2025-02-07T12:51:00Z" w16du:dateUtc="2025-02-07T07:21:00Z"/>
        </w:rPr>
      </w:pPr>
      <w:del w:id="334" w:author="Shailesh Dhaundiyal" w:date="2025-03-06T14:42:00Z" w16du:dateUtc="2025-03-06T09:12:00Z">
        <w:r w:rsidDel="00555DDA">
          <w:delText>Ease of hybrid development integration - Seamless integration of LC/NC artifacts with custom codebases will evolve, supporting mixed workflows where CI/CD pipelines handle both LC/NC and custom components cohesively.</w:delText>
        </w:r>
      </w:del>
    </w:p>
    <w:p w14:paraId="05A3EEC4" w14:textId="53F922C5" w:rsidR="001B0ACF" w:rsidDel="00555DDA" w:rsidRDefault="001B0ACF">
      <w:pPr>
        <w:rPr>
          <w:del w:id="335" w:author="Shailesh Dhaundiyal" w:date="2025-03-06T14:42:00Z" w16du:dateUtc="2025-03-06T09:12:00Z"/>
        </w:rPr>
        <w:pPrChange w:id="336" w:author="Shailesh Dhaundiyal" w:date="2025-02-07T12:52:00Z" w16du:dateUtc="2025-02-07T07:22:00Z">
          <w:pPr>
            <w:pStyle w:val="Listenabsatz"/>
            <w:numPr>
              <w:numId w:val="1"/>
            </w:numPr>
            <w:spacing w:before="120" w:after="120" w:line="360" w:lineRule="auto"/>
            <w:ind w:left="714" w:hanging="357"/>
          </w:pPr>
        </w:pPrChange>
      </w:pPr>
      <w:del w:id="337" w:author="Shailesh Dhaundiyal" w:date="2025-03-06T14:42:00Z" w16du:dateUtc="2025-03-06T09:12:00Z">
        <w:r w:rsidDel="00555DDA">
          <w:delText>These improvements will make CI/CD in lo</w:delText>
        </w:r>
      </w:del>
      <w:del w:id="338" w:author="Shailesh Dhaundiyal" w:date="2025-02-13T12:07:00Z" w16du:dateUtc="2025-02-13T06:37:00Z">
        <w:r>
          <w:delText>c</w:delText>
        </w:r>
      </w:del>
      <w:del w:id="339" w:author="Shailesh Dhaundiyal" w:date="2025-03-06T14:42:00Z" w16du:dateUtc="2025-03-06T09:12:00Z">
        <w:r w:rsidDel="00555DDA">
          <w:delText>-code platform even more powerful and enterprise-ready.</w:delText>
        </w:r>
      </w:del>
    </w:p>
    <w:p w14:paraId="44B9EDD9" w14:textId="59C1CA39" w:rsidR="00FE21AE" w:rsidRDefault="00FE21AE" w:rsidP="00FE21AE">
      <w:r w:rsidRPr="00772DC8">
        <w:rPr>
          <w:b/>
          <w:bCs/>
        </w:rPr>
        <w:t>Shailesh:</w:t>
      </w:r>
      <w:r w:rsidR="005D71D5">
        <w:br/>
      </w:r>
      <w:ins w:id="340" w:author="Shailesh Dhaundiyal" w:date="2025-03-06T14:42:00Z" w16du:dateUtc="2025-03-06T09:12:00Z">
        <w:r w:rsidR="00555DDA">
          <w:t>Awesome</w:t>
        </w:r>
      </w:ins>
      <w:del w:id="341" w:author="Shailesh Dhaundiyal" w:date="2025-03-06T14:42:00Z" w16du:dateUtc="2025-03-06T09:12:00Z">
        <w:r w:rsidR="00904CA4" w:rsidDel="00555DDA">
          <w:delText>Great</w:delText>
        </w:r>
        <w:r w:rsidR="0019758F" w:rsidDel="00555DDA">
          <w:delText xml:space="preserve"> insights</w:delText>
        </w:r>
      </w:del>
      <w:r w:rsidR="00904CA4">
        <w:t>!</w:t>
      </w:r>
      <w:ins w:id="342" w:author="Shailesh Dhaundiyal" w:date="2025-03-06T14:42:00Z" w16du:dateUtc="2025-03-06T09:12:00Z">
        <w:r w:rsidR="00555DDA">
          <w:t xml:space="preserve"> These a</w:t>
        </w:r>
      </w:ins>
      <w:ins w:id="343" w:author="Shailesh Dhaundiyal" w:date="2025-03-06T14:43:00Z" w16du:dateUtc="2025-03-06T09:13:00Z">
        <w:r w:rsidR="00555DDA">
          <w:t>re great insights</w:t>
        </w:r>
      </w:ins>
      <w:ins w:id="344" w:author="Shailesh Dhaundiyal" w:date="2025-03-06T14:56:00Z" w16du:dateUtc="2025-03-06T09:26:00Z">
        <w:r w:rsidR="0078340E">
          <w:t xml:space="preserve"> a</w:t>
        </w:r>
      </w:ins>
      <w:ins w:id="345" w:author="Shailesh Dhaundiyal" w:date="2025-03-06T14:43:00Z" w16du:dateUtc="2025-03-06T09:13:00Z">
        <w:r w:rsidR="00BC4653">
          <w:t>nd</w:t>
        </w:r>
      </w:ins>
      <w:r w:rsidR="00904CA4">
        <w:t xml:space="preserve"> </w:t>
      </w:r>
      <w:del w:id="346" w:author="Shailesh Dhaundiyal" w:date="2025-03-06T14:43:00Z" w16du:dateUtc="2025-03-06T09:13:00Z">
        <w:r w:rsidR="00904CA4" w:rsidDel="00555DDA">
          <w:delText xml:space="preserve">As </w:delText>
        </w:r>
      </w:del>
      <w:ins w:id="347" w:author="Shailesh Dhaundiyal" w:date="2025-03-06T14:43:00Z" w16du:dateUtc="2025-03-06T09:13:00Z">
        <w:r w:rsidR="00555DDA">
          <w:t xml:space="preserve">as </w:t>
        </w:r>
      </w:ins>
      <w:r w:rsidR="00904CA4">
        <w:t xml:space="preserve">always, </w:t>
      </w:r>
      <w:r w:rsidR="00FB3C62">
        <w:t xml:space="preserve">it’s been absolutely wonderful to have both of you on our show. </w:t>
      </w:r>
      <w:ins w:id="348" w:author="Shailesh Dhaundiyal" w:date="2025-03-06T14:43:00Z" w16du:dateUtc="2025-03-06T09:13:00Z">
        <w:r w:rsidR="00BC4653">
          <w:t xml:space="preserve">So thank you, </w:t>
        </w:r>
      </w:ins>
      <w:r w:rsidR="0019758F">
        <w:t xml:space="preserve">Thomas and Gurpreet, </w:t>
      </w:r>
      <w:del w:id="349" w:author="Shailesh Dhaundiyal" w:date="2025-03-06T14:43:00Z" w16du:dateUtc="2025-03-06T09:13:00Z">
        <w:r w:rsidR="0019758F" w:rsidDel="00BC4653">
          <w:delText xml:space="preserve">thank you </w:delText>
        </w:r>
      </w:del>
      <w:ins w:id="350" w:author="Shailesh Dhaundiyal" w:date="2025-02-13T12:07:00Z" w16du:dateUtc="2025-02-13T06:37:00Z">
        <w:r w:rsidR="00DA41F6">
          <w:t xml:space="preserve">once again </w:t>
        </w:r>
      </w:ins>
      <w:r w:rsidR="0019758F">
        <w:t xml:space="preserve">for sharing your </w:t>
      </w:r>
      <w:del w:id="351" w:author="Shailesh Dhaundiyal" w:date="2025-02-13T12:08:00Z" w16du:dateUtc="2025-02-13T06:38:00Z">
        <w:r w:rsidR="0019758F" w:rsidDel="00F1328C">
          <w:delText>expert</w:delText>
        </w:r>
      </w:del>
      <w:ins w:id="352" w:author="Shailesh Dhaundiyal" w:date="2025-02-13T12:08:00Z" w16du:dateUtc="2025-02-13T06:38:00Z">
        <w:r w:rsidR="00F1328C">
          <w:t xml:space="preserve">valuable </w:t>
        </w:r>
        <w:r w:rsidR="009A56DC">
          <w:t>inputs with us</w:t>
        </w:r>
      </w:ins>
      <w:del w:id="353" w:author="Shailesh Dhaundiyal" w:date="2025-02-13T12:08:00Z" w16du:dateUtc="2025-02-13T06:38:00Z">
        <w:r w:rsidR="0019758F" w:rsidDel="009A56DC">
          <w:delText>ise</w:delText>
        </w:r>
      </w:del>
      <w:del w:id="354" w:author="Shailesh Dhaundiyal" w:date="2025-03-06T14:43:00Z" w16du:dateUtc="2025-03-06T09:13:00Z">
        <w:r w:rsidR="0019758F" w:rsidDel="000D64EE">
          <w:delText>!</w:delText>
        </w:r>
      </w:del>
      <w:ins w:id="355" w:author="Shailesh Dhaundiyal" w:date="2025-03-06T14:43:00Z" w16du:dateUtc="2025-03-06T09:13:00Z">
        <w:r w:rsidR="000D64EE">
          <w:t>.</w:t>
        </w:r>
      </w:ins>
      <w:del w:id="356" w:author="Shailesh Dhaundiyal" w:date="2025-03-06T14:56:00Z" w16du:dateUtc="2025-03-06T09:26:00Z">
        <w:r w:rsidR="0019758F" w:rsidDel="0078340E">
          <w:delText xml:space="preserve"> </w:delText>
        </w:r>
      </w:del>
    </w:p>
    <w:p w14:paraId="2AF1DAD1" w14:textId="7954839B" w:rsidR="00FE21AE" w:rsidRDefault="00FE21AE" w:rsidP="00FE21AE">
      <w:pPr>
        <w:rPr>
          <w:ins w:id="357" w:author="Shailesh Dhaundiyal" w:date="2025-03-06T14:43:00Z" w16du:dateUtc="2025-03-06T09:13:00Z"/>
        </w:rPr>
      </w:pPr>
      <w:r w:rsidRPr="00772DC8">
        <w:rPr>
          <w:b/>
          <w:bCs/>
        </w:rPr>
        <w:t>Thomas</w:t>
      </w:r>
      <w:del w:id="358" w:author="Shailesh Dhaundiyal" w:date="2025-03-06T14:44:00Z" w16du:dateUtc="2025-03-06T09:14:00Z">
        <w:r w:rsidRPr="00772DC8" w:rsidDel="000D64EE">
          <w:rPr>
            <w:b/>
            <w:bCs/>
          </w:rPr>
          <w:delText xml:space="preserve"> and Gurpreet</w:delText>
        </w:r>
      </w:del>
      <w:r w:rsidRPr="00772DC8">
        <w:rPr>
          <w:b/>
          <w:bCs/>
        </w:rPr>
        <w:t>:</w:t>
      </w:r>
      <w:r w:rsidR="005D71D5">
        <w:t xml:space="preserve"> </w:t>
      </w:r>
      <w:del w:id="359" w:author="Shailesh Dhaundiyal" w:date="2025-03-06T14:44:00Z" w16du:dateUtc="2025-03-06T09:14:00Z">
        <w:r w:rsidDel="000D64EE">
          <w:delText>Thank you, Shailesh!</w:delText>
        </w:r>
        <w:r w:rsidR="005D71D5" w:rsidDel="000D64EE">
          <w:delText xml:space="preserve"> Always</w:delText>
        </w:r>
      </w:del>
      <w:ins w:id="360" w:author="Shailesh Dhaundiyal" w:date="2025-03-06T14:44:00Z" w16du:dateUtc="2025-03-06T09:14:00Z">
        <w:r w:rsidR="000D64EE">
          <w:t>It was</w:t>
        </w:r>
      </w:ins>
      <w:r w:rsidR="005D71D5">
        <w:t xml:space="preserve"> a pleasure</w:t>
      </w:r>
      <w:ins w:id="361" w:author="Shailesh Dhaundiyal" w:date="2025-03-06T14:44:00Z" w16du:dateUtc="2025-03-06T09:14:00Z">
        <w:r w:rsidR="000D64EE">
          <w:t>,</w:t>
        </w:r>
      </w:ins>
      <w:r w:rsidR="005D71D5">
        <w:t xml:space="preserve"> </w:t>
      </w:r>
      <w:ins w:id="362" w:author="Shailesh Dhaundiyal" w:date="2025-03-06T14:44:00Z" w16du:dateUtc="2025-03-06T09:14:00Z">
        <w:r w:rsidR="000D64EE">
          <w:t>as always</w:t>
        </w:r>
      </w:ins>
      <w:del w:id="363" w:author="Shailesh Dhaundiyal" w:date="2025-03-06T14:44:00Z" w16du:dateUtc="2025-03-06T09:14:00Z">
        <w:r w:rsidR="005D71D5" w:rsidDel="000D64EE">
          <w:delText>being here</w:delText>
        </w:r>
      </w:del>
      <w:r w:rsidR="005D71D5">
        <w:t>.</w:t>
      </w:r>
    </w:p>
    <w:p w14:paraId="6DA9DE7A" w14:textId="64C88D8A" w:rsidR="000D64EE" w:rsidRDefault="000D64EE" w:rsidP="00FE21AE">
      <w:ins w:id="364" w:author="Shailesh Dhaundiyal" w:date="2025-03-06T14:43:00Z" w16du:dateUtc="2025-03-06T09:13:00Z">
        <w:r w:rsidRPr="00772DC8">
          <w:rPr>
            <w:b/>
            <w:bCs/>
          </w:rPr>
          <w:t>Gurpreet:</w:t>
        </w:r>
        <w:r>
          <w:t xml:space="preserve"> Thank</w:t>
        </w:r>
      </w:ins>
      <w:ins w:id="365" w:author="Shailesh Dhaundiyal" w:date="2025-03-06T14:44:00Z" w16du:dateUtc="2025-03-06T09:14:00Z">
        <w:r>
          <w:t>s for having us</w:t>
        </w:r>
      </w:ins>
      <w:ins w:id="366" w:author="Shailesh Dhaundiyal" w:date="2025-03-06T14:43:00Z" w16du:dateUtc="2025-03-06T09:13:00Z">
        <w:r>
          <w:t>, Shailesh.</w:t>
        </w:r>
      </w:ins>
    </w:p>
    <w:p w14:paraId="4A2377C7" w14:textId="1F0275D8" w:rsidR="00534683" w:rsidRDefault="00FE21AE" w:rsidP="00FE21AE">
      <w:r w:rsidRPr="00772DC8">
        <w:rPr>
          <w:b/>
          <w:bCs/>
        </w:rPr>
        <w:t>Shailesh:</w:t>
      </w:r>
      <w:r w:rsidR="005D71D5">
        <w:t xml:space="preserve"> </w:t>
      </w:r>
      <w:r w:rsidR="00624DB9">
        <w:t>Alright, we hope you gained some useful insights from this episode as well. Until next time, keep</w:t>
      </w:r>
      <w:r w:rsidR="00772DC8">
        <w:t xml:space="preserve"> having fun in this wonderful domain</w:t>
      </w:r>
      <w:del w:id="367" w:author="Shailesh Dhaundiyal" w:date="2025-03-06T14:45:00Z" w16du:dateUtc="2025-03-06T09:15:00Z">
        <w:r w:rsidR="00772DC8" w:rsidDel="0069509F">
          <w:delText>, keep</w:delText>
        </w:r>
        <w:r w:rsidR="00624DB9" w:rsidDel="0069509F">
          <w:delText xml:space="preserve"> </w:delText>
        </w:r>
        <w:r w:rsidR="00772DC8" w:rsidDel="0069509F">
          <w:delText>rocking</w:delText>
        </w:r>
      </w:del>
      <w:r w:rsidR="00772DC8">
        <w:t xml:space="preserve">, and </w:t>
      </w:r>
      <w:ins w:id="368" w:author="Shailesh Dhaundiyal" w:date="2025-03-06T14:45:00Z" w16du:dateUtc="2025-03-06T09:15:00Z">
        <w:r w:rsidR="0069509F">
          <w:t xml:space="preserve">of course, </w:t>
        </w:r>
      </w:ins>
      <w:r w:rsidR="00772DC8">
        <w:t>keep talking DevOps!</w:t>
      </w:r>
      <w:r w:rsidR="00624DB9">
        <w:t xml:space="preserve"> </w:t>
      </w:r>
    </w:p>
    <w:bookmarkEnd w:id="0"/>
    <w:p w14:paraId="7FDBB1D8" w14:textId="77777777" w:rsidR="00534683" w:rsidRDefault="00534683" w:rsidP="00724205"/>
    <w:sectPr w:rsidR="0053468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lisabeth Schweighofer" w:date="2025-02-06T18:25:00Z" w:initials="ES">
    <w:p w14:paraId="2AA6069B" w14:textId="77777777" w:rsidR="00E86BC1" w:rsidRDefault="00E86BC1" w:rsidP="00E86BC1">
      <w:r>
        <w:rPr>
          <w:rStyle w:val="Kommentarzeichen"/>
        </w:rPr>
        <w:annotationRef/>
      </w:r>
      <w:r>
        <w:rPr>
          <w:color w:val="000000"/>
          <w:sz w:val="20"/>
          <w:szCs w:val="20"/>
        </w:rPr>
        <w:t>Replaced it with the new title we agreed on</w:t>
      </w:r>
    </w:p>
  </w:comment>
  <w:comment w:id="170" w:author="Elisabeth Schweighofer" w:date="2025-02-06T18:36:00Z" w:initials="ES">
    <w:p w14:paraId="61B4EE1E" w14:textId="77777777" w:rsidR="00046EFE" w:rsidRDefault="00046EFE" w:rsidP="00046EFE">
      <w:r>
        <w:rPr>
          <w:rStyle w:val="Kommentarzeichen"/>
        </w:rPr>
        <w:annotationRef/>
      </w:r>
      <w:r>
        <w:rPr>
          <w:color w:val="000000"/>
          <w:sz w:val="20"/>
          <w:szCs w:val="20"/>
        </w:rPr>
        <w:t>We could add the reason for these pre-requisite steps. Not sure if I got it right :)</w:t>
      </w:r>
    </w:p>
  </w:comment>
  <w:comment w:id="195" w:author="Elisabeth Schweighofer" w:date="2025-02-06T18:39:00Z" w:initials="ES">
    <w:p w14:paraId="37F1F188" w14:textId="77777777" w:rsidR="00293CDF" w:rsidRDefault="00293CDF" w:rsidP="00293CDF">
      <w:r>
        <w:rPr>
          <w:rStyle w:val="Kommentarzeichen"/>
        </w:rPr>
        <w:annotationRef/>
      </w:r>
      <w:r>
        <w:rPr>
          <w:color w:val="000000"/>
          <w:sz w:val="20"/>
          <w:szCs w:val="20"/>
        </w:rPr>
        <w:t>Can we add a concluding sentence - not sure if I got all content right here in this suggestion, pls check.</w:t>
      </w:r>
    </w:p>
  </w:comment>
  <w:comment w:id="266" w:author="Elisabeth Schweighofer" w:date="2025-02-06T18:44:00Z" w:initials="ES">
    <w:p w14:paraId="3C5C1798" w14:textId="77777777" w:rsidR="00932B02" w:rsidRDefault="00932B02" w:rsidP="00932B02">
      <w:r>
        <w:rPr>
          <w:rStyle w:val="Kommentarzeichen"/>
        </w:rPr>
        <w:annotationRef/>
      </w:r>
      <w:r>
        <w:rPr>
          <w:color w:val="000000"/>
          <w:sz w:val="20"/>
          <w:szCs w:val="20"/>
        </w:rPr>
        <w:t xml:space="preserve">Would it make sense to add again a concluding sentence why these three stages??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6069B" w15:done="1"/>
  <w15:commentEx w15:paraId="61B4EE1E" w15:done="1"/>
  <w15:commentEx w15:paraId="37F1F188" w15:done="1"/>
  <w15:commentEx w15:paraId="3C5C179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1CA767" w16cex:dateUtc="2025-02-06T17:25:00Z">
    <w16cex:extLst>
      <w16:ext w16:uri="{CE6994B0-6A32-4C9F-8C6B-6E91EDA988CE}">
        <cr:reactions xmlns:cr="http://schemas.microsoft.com/office/comments/2020/reactions">
          <cr:reaction reactionType="1">
            <cr:reactionInfo dateUtc="2025-02-07T07:53:11Z">
              <cr:user userId="S::gurpreet.bhadesh@nagarro.com::5be4384c-e55f-495f-89e1-227ed762f134" userProvider="AD" userName="Gurpreet Bhadesh"/>
            </cr:reactionInfo>
          </cr:reaction>
        </cr:reactions>
      </w16:ext>
    </w16cex:extLst>
  </w16cex:commentExtensible>
  <w16cex:commentExtensible w16cex:durableId="6567C1CA" w16cex:dateUtc="2025-02-06T17:36:00Z">
    <w16cex:extLst>
      <w16:ext w16:uri="{CE6994B0-6A32-4C9F-8C6B-6E91EDA988CE}">
        <cr:reactions xmlns:cr="http://schemas.microsoft.com/office/comments/2020/reactions">
          <cr:reaction reactionType="1">
            <cr:reactionInfo dateUtc="2025-02-07T07:54:05Z">
              <cr:user userId="S::gurpreet.bhadesh@nagarro.com::5be4384c-e55f-495f-89e1-227ed762f134" userProvider="AD" userName="Gurpreet Bhadesh"/>
            </cr:reactionInfo>
          </cr:reaction>
        </cr:reactions>
      </w16:ext>
    </w16cex:extLst>
  </w16cex:commentExtensible>
  <w16cex:commentExtensible w16cex:durableId="4A8CC0AB" w16cex:dateUtc="2025-02-06T17:39:00Z">
    <w16cex:extLst>
      <w16:ext w16:uri="{CE6994B0-6A32-4C9F-8C6B-6E91EDA988CE}">
        <cr:reactions xmlns:cr="http://schemas.microsoft.com/office/comments/2020/reactions">
          <cr:reaction reactionType="1">
            <cr:reactionInfo dateUtc="2025-02-07T07:52:28Z">
              <cr:user userId="S::gurpreet.bhadesh@nagarro.com::5be4384c-e55f-495f-89e1-227ed762f134" userProvider="AD" userName="Gurpreet Bhadesh"/>
            </cr:reactionInfo>
          </cr:reaction>
        </cr:reactions>
      </w16:ext>
    </w16cex:extLst>
  </w16cex:commentExtensible>
  <w16cex:commentExtensible w16cex:durableId="256CE9C9" w16cex:dateUtc="2025-02-06T17:44:00Z">
    <w16cex:extLst>
      <w16:ext w16:uri="{CE6994B0-6A32-4C9F-8C6B-6E91EDA988CE}">
        <cr:reactions xmlns:cr="http://schemas.microsoft.com/office/comments/2020/reactions">
          <cr:reaction reactionType="1">
            <cr:reactionInfo dateUtc="2025-02-07T07:52:09Z">
              <cr:user userId="S::gurpreet.bhadesh@nagarro.com::5be4384c-e55f-495f-89e1-227ed762f134" userProvider="AD" userName="Gurpreet Bhades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6069B" w16cid:durableId="551CA767"/>
  <w16cid:commentId w16cid:paraId="61B4EE1E" w16cid:durableId="6567C1CA"/>
  <w16cid:commentId w16cid:paraId="37F1F188" w16cid:durableId="4A8CC0AB"/>
  <w16cid:commentId w16cid:paraId="3C5C1798" w16cid:durableId="256CE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0DD"/>
    <w:multiLevelType w:val="hybridMultilevel"/>
    <w:tmpl w:val="4B768728"/>
    <w:lvl w:ilvl="0" w:tplc="C4DE26B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08D5477"/>
    <w:multiLevelType w:val="hybridMultilevel"/>
    <w:tmpl w:val="2F507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7813201">
    <w:abstractNumId w:val="1"/>
  </w:num>
  <w:num w:numId="2" w16cid:durableId="1511985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sabeth Schweighofer">
    <w15:presenceInfo w15:providerId="AD" w15:userId="S::elisabeth.schweighofer@nagarro.com::403b0d74-c9d1-4239-b398-616a9bcdc94e"/>
  </w15:person>
  <w15:person w15:author="Shailesh Dhaundiyal">
    <w15:presenceInfo w15:providerId="AD" w15:userId="S::shailesh.dhaundiyal@nagarro.com::f6c98af0-3ff8-4e0f-8703-a302e3054f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SxNDYytjQxMDMxNjBS0lEKTi0uzszPAykwrQUAcPsjQSwAAAA="/>
  </w:docVars>
  <w:rsids>
    <w:rsidRoot w:val="006428C2"/>
    <w:rsid w:val="00000F6F"/>
    <w:rsid w:val="00003495"/>
    <w:rsid w:val="00015E80"/>
    <w:rsid w:val="00025347"/>
    <w:rsid w:val="000320E1"/>
    <w:rsid w:val="00046EFE"/>
    <w:rsid w:val="00061851"/>
    <w:rsid w:val="000740CE"/>
    <w:rsid w:val="00075A9B"/>
    <w:rsid w:val="00076512"/>
    <w:rsid w:val="00076F3C"/>
    <w:rsid w:val="00082D3C"/>
    <w:rsid w:val="000B5D35"/>
    <w:rsid w:val="000C2900"/>
    <w:rsid w:val="000C3C3E"/>
    <w:rsid w:val="000D0CDC"/>
    <w:rsid w:val="000D1B9E"/>
    <w:rsid w:val="000D64EE"/>
    <w:rsid w:val="000D6CDC"/>
    <w:rsid w:val="000E4AE7"/>
    <w:rsid w:val="000F5091"/>
    <w:rsid w:val="00110217"/>
    <w:rsid w:val="00110EDA"/>
    <w:rsid w:val="00123B30"/>
    <w:rsid w:val="001303B1"/>
    <w:rsid w:val="00132026"/>
    <w:rsid w:val="00162E02"/>
    <w:rsid w:val="00182CB8"/>
    <w:rsid w:val="00186A46"/>
    <w:rsid w:val="00193AC9"/>
    <w:rsid w:val="0019758F"/>
    <w:rsid w:val="001A5EAA"/>
    <w:rsid w:val="001B0ACF"/>
    <w:rsid w:val="001B434F"/>
    <w:rsid w:val="001B79A4"/>
    <w:rsid w:val="001D52A5"/>
    <w:rsid w:val="001E3CC3"/>
    <w:rsid w:val="001E75C3"/>
    <w:rsid w:val="001F7686"/>
    <w:rsid w:val="00210212"/>
    <w:rsid w:val="00243B5A"/>
    <w:rsid w:val="002578F3"/>
    <w:rsid w:val="00265CD2"/>
    <w:rsid w:val="002819DD"/>
    <w:rsid w:val="00293CDF"/>
    <w:rsid w:val="002A3DEB"/>
    <w:rsid w:val="002B39B0"/>
    <w:rsid w:val="002B6EB6"/>
    <w:rsid w:val="002C20E1"/>
    <w:rsid w:val="002C6E9D"/>
    <w:rsid w:val="00313B42"/>
    <w:rsid w:val="0031686F"/>
    <w:rsid w:val="003244D9"/>
    <w:rsid w:val="00325EF6"/>
    <w:rsid w:val="00335023"/>
    <w:rsid w:val="0034564F"/>
    <w:rsid w:val="00366491"/>
    <w:rsid w:val="0037300A"/>
    <w:rsid w:val="003A32F9"/>
    <w:rsid w:val="003E5FE9"/>
    <w:rsid w:val="003F071C"/>
    <w:rsid w:val="00430B0D"/>
    <w:rsid w:val="00451354"/>
    <w:rsid w:val="0045236C"/>
    <w:rsid w:val="00456649"/>
    <w:rsid w:val="00462900"/>
    <w:rsid w:val="00480828"/>
    <w:rsid w:val="0048488F"/>
    <w:rsid w:val="00491062"/>
    <w:rsid w:val="004A541C"/>
    <w:rsid w:val="004B0631"/>
    <w:rsid w:val="004C40FF"/>
    <w:rsid w:val="004C5429"/>
    <w:rsid w:val="004C6BC7"/>
    <w:rsid w:val="004C6DB8"/>
    <w:rsid w:val="004D7F32"/>
    <w:rsid w:val="00510744"/>
    <w:rsid w:val="00513C51"/>
    <w:rsid w:val="0053393F"/>
    <w:rsid w:val="00534683"/>
    <w:rsid w:val="00536ED3"/>
    <w:rsid w:val="005459E4"/>
    <w:rsid w:val="005519AC"/>
    <w:rsid w:val="00553D8B"/>
    <w:rsid w:val="00555DDA"/>
    <w:rsid w:val="00557B26"/>
    <w:rsid w:val="0057660B"/>
    <w:rsid w:val="005A61FE"/>
    <w:rsid w:val="005B6F0C"/>
    <w:rsid w:val="005C33FA"/>
    <w:rsid w:val="005C3D4C"/>
    <w:rsid w:val="005D71D5"/>
    <w:rsid w:val="005F753A"/>
    <w:rsid w:val="005F75E6"/>
    <w:rsid w:val="005F7E9D"/>
    <w:rsid w:val="0060140F"/>
    <w:rsid w:val="006133B2"/>
    <w:rsid w:val="00620EC3"/>
    <w:rsid w:val="00623630"/>
    <w:rsid w:val="00624DB9"/>
    <w:rsid w:val="00630139"/>
    <w:rsid w:val="00634A29"/>
    <w:rsid w:val="006374EC"/>
    <w:rsid w:val="006428C2"/>
    <w:rsid w:val="00650346"/>
    <w:rsid w:val="00664725"/>
    <w:rsid w:val="0069509F"/>
    <w:rsid w:val="006C0724"/>
    <w:rsid w:val="006C595F"/>
    <w:rsid w:val="006D18F5"/>
    <w:rsid w:val="006E15EA"/>
    <w:rsid w:val="006E6C0E"/>
    <w:rsid w:val="0070046C"/>
    <w:rsid w:val="007057CE"/>
    <w:rsid w:val="00707D4B"/>
    <w:rsid w:val="00721DE7"/>
    <w:rsid w:val="00724205"/>
    <w:rsid w:val="00727698"/>
    <w:rsid w:val="00745CE4"/>
    <w:rsid w:val="00750609"/>
    <w:rsid w:val="007515F1"/>
    <w:rsid w:val="007607FE"/>
    <w:rsid w:val="00767299"/>
    <w:rsid w:val="00772DC8"/>
    <w:rsid w:val="00775231"/>
    <w:rsid w:val="0078340E"/>
    <w:rsid w:val="00793436"/>
    <w:rsid w:val="007A460E"/>
    <w:rsid w:val="007B416F"/>
    <w:rsid w:val="007B5494"/>
    <w:rsid w:val="007D6FA6"/>
    <w:rsid w:val="007F23F9"/>
    <w:rsid w:val="00800BC7"/>
    <w:rsid w:val="00822362"/>
    <w:rsid w:val="008223FD"/>
    <w:rsid w:val="00841454"/>
    <w:rsid w:val="00841DB3"/>
    <w:rsid w:val="008813FE"/>
    <w:rsid w:val="008A7AD8"/>
    <w:rsid w:val="008B7E96"/>
    <w:rsid w:val="008F2CC5"/>
    <w:rsid w:val="00904CA4"/>
    <w:rsid w:val="0092649E"/>
    <w:rsid w:val="00932B02"/>
    <w:rsid w:val="00944B72"/>
    <w:rsid w:val="00945022"/>
    <w:rsid w:val="00947460"/>
    <w:rsid w:val="00963E8E"/>
    <w:rsid w:val="00975708"/>
    <w:rsid w:val="00981F53"/>
    <w:rsid w:val="009A022D"/>
    <w:rsid w:val="009A4676"/>
    <w:rsid w:val="009A56DC"/>
    <w:rsid w:val="009B2882"/>
    <w:rsid w:val="009C305F"/>
    <w:rsid w:val="009F247E"/>
    <w:rsid w:val="00A019FB"/>
    <w:rsid w:val="00A44436"/>
    <w:rsid w:val="00A506AE"/>
    <w:rsid w:val="00A53158"/>
    <w:rsid w:val="00A76E72"/>
    <w:rsid w:val="00A950E8"/>
    <w:rsid w:val="00A97096"/>
    <w:rsid w:val="00AB33AB"/>
    <w:rsid w:val="00AF1BB0"/>
    <w:rsid w:val="00AF7882"/>
    <w:rsid w:val="00B045CC"/>
    <w:rsid w:val="00B1690E"/>
    <w:rsid w:val="00B26C4F"/>
    <w:rsid w:val="00B55C98"/>
    <w:rsid w:val="00B95C6C"/>
    <w:rsid w:val="00BB047F"/>
    <w:rsid w:val="00BC4653"/>
    <w:rsid w:val="00BD183A"/>
    <w:rsid w:val="00BD49E0"/>
    <w:rsid w:val="00BE2B54"/>
    <w:rsid w:val="00BE7B29"/>
    <w:rsid w:val="00C03D9E"/>
    <w:rsid w:val="00C27185"/>
    <w:rsid w:val="00C35EEB"/>
    <w:rsid w:val="00C51CDC"/>
    <w:rsid w:val="00C53B36"/>
    <w:rsid w:val="00C72E9E"/>
    <w:rsid w:val="00C805C6"/>
    <w:rsid w:val="00C82CA6"/>
    <w:rsid w:val="00C9110B"/>
    <w:rsid w:val="00CD0282"/>
    <w:rsid w:val="00CD0FBC"/>
    <w:rsid w:val="00CE4A79"/>
    <w:rsid w:val="00D148F1"/>
    <w:rsid w:val="00D2707A"/>
    <w:rsid w:val="00D314F0"/>
    <w:rsid w:val="00D434ED"/>
    <w:rsid w:val="00D46B3D"/>
    <w:rsid w:val="00D54054"/>
    <w:rsid w:val="00D62F9A"/>
    <w:rsid w:val="00D86133"/>
    <w:rsid w:val="00DA41F6"/>
    <w:rsid w:val="00DC1479"/>
    <w:rsid w:val="00DD02D3"/>
    <w:rsid w:val="00DD1004"/>
    <w:rsid w:val="00DD6644"/>
    <w:rsid w:val="00DE0220"/>
    <w:rsid w:val="00DE4F64"/>
    <w:rsid w:val="00DF3199"/>
    <w:rsid w:val="00E03B28"/>
    <w:rsid w:val="00E353A3"/>
    <w:rsid w:val="00E44115"/>
    <w:rsid w:val="00E45C38"/>
    <w:rsid w:val="00E621DD"/>
    <w:rsid w:val="00E64AF7"/>
    <w:rsid w:val="00E722C0"/>
    <w:rsid w:val="00E77461"/>
    <w:rsid w:val="00E80608"/>
    <w:rsid w:val="00E86BC1"/>
    <w:rsid w:val="00E90D7D"/>
    <w:rsid w:val="00E93240"/>
    <w:rsid w:val="00EA54A7"/>
    <w:rsid w:val="00EA6015"/>
    <w:rsid w:val="00EB1EE2"/>
    <w:rsid w:val="00EC29BF"/>
    <w:rsid w:val="00EC595B"/>
    <w:rsid w:val="00ED4C80"/>
    <w:rsid w:val="00ED61C8"/>
    <w:rsid w:val="00EE444C"/>
    <w:rsid w:val="00F02CC2"/>
    <w:rsid w:val="00F04F0E"/>
    <w:rsid w:val="00F1328C"/>
    <w:rsid w:val="00F20E06"/>
    <w:rsid w:val="00F2267C"/>
    <w:rsid w:val="00F34574"/>
    <w:rsid w:val="00F4046F"/>
    <w:rsid w:val="00F47F7B"/>
    <w:rsid w:val="00F7752B"/>
    <w:rsid w:val="00F97891"/>
    <w:rsid w:val="00FA243F"/>
    <w:rsid w:val="00FA6850"/>
    <w:rsid w:val="00FB131C"/>
    <w:rsid w:val="00FB3C62"/>
    <w:rsid w:val="00FB7D7D"/>
    <w:rsid w:val="00FD266E"/>
    <w:rsid w:val="00FD6C27"/>
    <w:rsid w:val="00FE0D56"/>
    <w:rsid w:val="00FE21AE"/>
    <w:rsid w:val="00FF0791"/>
    <w:rsid w:val="00FF7721"/>
    <w:rsid w:val="0113EA5D"/>
    <w:rsid w:val="0D28906F"/>
    <w:rsid w:val="11FB0D2D"/>
    <w:rsid w:val="11FB1B2F"/>
    <w:rsid w:val="1A328712"/>
    <w:rsid w:val="24F6E302"/>
    <w:rsid w:val="2A8145FD"/>
    <w:rsid w:val="2D9899A9"/>
    <w:rsid w:val="399D399A"/>
    <w:rsid w:val="39E3C34D"/>
    <w:rsid w:val="3DD45225"/>
    <w:rsid w:val="3F25E941"/>
    <w:rsid w:val="4AA675DC"/>
    <w:rsid w:val="4E41AF31"/>
    <w:rsid w:val="4EA78314"/>
    <w:rsid w:val="5064C933"/>
    <w:rsid w:val="5877174B"/>
    <w:rsid w:val="640526BF"/>
    <w:rsid w:val="6ADB23D4"/>
    <w:rsid w:val="6BB4AF87"/>
    <w:rsid w:val="6C3004E5"/>
    <w:rsid w:val="739D3F6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9D02"/>
  <w15:chartTrackingRefBased/>
  <w15:docId w15:val="{D4AE137B-C53E-4BA2-A052-83E857A0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2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2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28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28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28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28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28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28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28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28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28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28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28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28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28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28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28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28C2"/>
    <w:rPr>
      <w:rFonts w:eastAsiaTheme="majorEastAsia" w:cstheme="majorBidi"/>
      <w:color w:val="272727" w:themeColor="text1" w:themeTint="D8"/>
    </w:rPr>
  </w:style>
  <w:style w:type="paragraph" w:styleId="Titel">
    <w:name w:val="Title"/>
    <w:basedOn w:val="Standard"/>
    <w:next w:val="Standard"/>
    <w:link w:val="TitelZchn"/>
    <w:uiPriority w:val="10"/>
    <w:qFormat/>
    <w:rsid w:val="00642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28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28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28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28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28C2"/>
    <w:rPr>
      <w:i/>
      <w:iCs/>
      <w:color w:val="404040" w:themeColor="text1" w:themeTint="BF"/>
    </w:rPr>
  </w:style>
  <w:style w:type="paragraph" w:styleId="Listenabsatz">
    <w:name w:val="List Paragraph"/>
    <w:basedOn w:val="Standard"/>
    <w:uiPriority w:val="34"/>
    <w:qFormat/>
    <w:rsid w:val="006428C2"/>
    <w:pPr>
      <w:ind w:left="720"/>
      <w:contextualSpacing/>
    </w:pPr>
  </w:style>
  <w:style w:type="character" w:styleId="IntensiveHervorhebung">
    <w:name w:val="Intense Emphasis"/>
    <w:basedOn w:val="Absatz-Standardschriftart"/>
    <w:uiPriority w:val="21"/>
    <w:qFormat/>
    <w:rsid w:val="006428C2"/>
    <w:rPr>
      <w:i/>
      <w:iCs/>
      <w:color w:val="0F4761" w:themeColor="accent1" w:themeShade="BF"/>
    </w:rPr>
  </w:style>
  <w:style w:type="paragraph" w:styleId="IntensivesZitat">
    <w:name w:val="Intense Quote"/>
    <w:basedOn w:val="Standard"/>
    <w:next w:val="Standard"/>
    <w:link w:val="IntensivesZitatZchn"/>
    <w:uiPriority w:val="30"/>
    <w:qFormat/>
    <w:rsid w:val="0064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28C2"/>
    <w:rPr>
      <w:i/>
      <w:iCs/>
      <w:color w:val="0F4761" w:themeColor="accent1" w:themeShade="BF"/>
    </w:rPr>
  </w:style>
  <w:style w:type="character" w:styleId="IntensiverVerweis">
    <w:name w:val="Intense Reference"/>
    <w:basedOn w:val="Absatz-Standardschriftart"/>
    <w:uiPriority w:val="32"/>
    <w:qFormat/>
    <w:rsid w:val="006428C2"/>
    <w:rPr>
      <w:b/>
      <w:bCs/>
      <w:smallCaps/>
      <w:color w:val="0F4761" w:themeColor="accent1" w:themeShade="BF"/>
      <w:spacing w:val="5"/>
    </w:rPr>
  </w:style>
  <w:style w:type="paragraph" w:styleId="berarbeitung">
    <w:name w:val="Revision"/>
    <w:hidden/>
    <w:uiPriority w:val="99"/>
    <w:semiHidden/>
    <w:rsid w:val="008A7AD8"/>
    <w:pPr>
      <w:spacing w:after="0" w:line="240" w:lineRule="auto"/>
    </w:pPr>
  </w:style>
  <w:style w:type="character" w:styleId="Kommentarzeichen">
    <w:name w:val="annotation reference"/>
    <w:basedOn w:val="Absatz-Standardschriftart"/>
    <w:uiPriority w:val="99"/>
    <w:semiHidden/>
    <w:unhideWhenUsed/>
    <w:rsid w:val="00E86BC1"/>
    <w:rPr>
      <w:sz w:val="16"/>
      <w:szCs w:val="16"/>
    </w:rPr>
  </w:style>
  <w:style w:type="paragraph" w:styleId="Kommentartext">
    <w:name w:val="annotation text"/>
    <w:basedOn w:val="Standard"/>
    <w:link w:val="KommentartextZchn"/>
    <w:uiPriority w:val="99"/>
    <w:semiHidden/>
    <w:unhideWhenUsed/>
    <w:rsid w:val="00E86BC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86BC1"/>
    <w:rPr>
      <w:sz w:val="20"/>
      <w:szCs w:val="20"/>
    </w:rPr>
  </w:style>
  <w:style w:type="paragraph" w:styleId="Kommentarthema">
    <w:name w:val="annotation subject"/>
    <w:basedOn w:val="Kommentartext"/>
    <w:next w:val="Kommentartext"/>
    <w:link w:val="KommentarthemaZchn"/>
    <w:uiPriority w:val="99"/>
    <w:semiHidden/>
    <w:unhideWhenUsed/>
    <w:rsid w:val="00E86BC1"/>
    <w:rPr>
      <w:b/>
      <w:bCs/>
    </w:rPr>
  </w:style>
  <w:style w:type="character" w:customStyle="1" w:styleId="KommentarthemaZchn">
    <w:name w:val="Kommentarthema Zchn"/>
    <w:basedOn w:val="KommentartextZchn"/>
    <w:link w:val="Kommentarthema"/>
    <w:uiPriority w:val="99"/>
    <w:semiHidden/>
    <w:rsid w:val="00E86B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370B364C6F52542A73E54ADAFC20CC1" ma:contentTypeVersion="18" ma:contentTypeDescription="Ein neues Dokument erstellen." ma:contentTypeScope="" ma:versionID="091695ab9166579aae8db31d1dd9ec7d">
  <xsd:schema xmlns:xsd="http://www.w3.org/2001/XMLSchema" xmlns:xs="http://www.w3.org/2001/XMLSchema" xmlns:p="http://schemas.microsoft.com/office/2006/metadata/properties" xmlns:ns2="45d6379a-7cbb-4803-b7a9-fcf0cd19b1fe" xmlns:ns3="6a53514f-501b-4d4b-8bdf-8f34824c77e0" targetNamespace="http://schemas.microsoft.com/office/2006/metadata/properties" ma:root="true" ma:fieldsID="ad0c306b366a2e6b341c9754fefdaf11" ns2:_="" ns3:_="">
    <xsd:import namespace="45d6379a-7cbb-4803-b7a9-fcf0cd19b1fe"/>
    <xsd:import namespace="6a53514f-501b-4d4b-8bdf-8f34824c77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6379a-7cbb-4803-b7a9-fcf0cd19b1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53514f-501b-4d4b-8bdf-8f34824c77e0"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89afcab6-fd9b-4eae-ac3a-b93be0028c42}" ma:internalName="TaxCatchAll" ma:showField="CatchAllData" ma:web="6a53514f-501b-4d4b-8bdf-8f34824c7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d6379a-7cbb-4803-b7a9-fcf0cd19b1fe">
      <Terms xmlns="http://schemas.microsoft.com/office/infopath/2007/PartnerControls"/>
    </lcf76f155ced4ddcb4097134ff3c332f>
    <TaxCatchAll xmlns="6a53514f-501b-4d4b-8bdf-8f34824c77e0" xsi:nil="true"/>
  </documentManagement>
</p:properties>
</file>

<file path=customXml/itemProps1.xml><?xml version="1.0" encoding="utf-8"?>
<ds:datastoreItem xmlns:ds="http://schemas.openxmlformats.org/officeDocument/2006/customXml" ds:itemID="{1FA4572F-2ECC-45B5-B112-81F028EA5872}">
  <ds:schemaRefs>
    <ds:schemaRef ds:uri="http://schemas.microsoft.com/sharepoint/v3/contenttype/forms"/>
  </ds:schemaRefs>
</ds:datastoreItem>
</file>

<file path=customXml/itemProps2.xml><?xml version="1.0" encoding="utf-8"?>
<ds:datastoreItem xmlns:ds="http://schemas.openxmlformats.org/officeDocument/2006/customXml" ds:itemID="{275D7AE2-573B-422B-9568-E9ED2D14C9A2}"/>
</file>

<file path=customXml/itemProps3.xml><?xml version="1.0" encoding="utf-8"?>
<ds:datastoreItem xmlns:ds="http://schemas.openxmlformats.org/officeDocument/2006/customXml" ds:itemID="{004F26FA-1144-4B68-A35B-A5C4D2841F12}">
  <ds:schemaRefs>
    <ds:schemaRef ds:uri="http://schemas.microsoft.com/office/2006/metadata/properties"/>
    <ds:schemaRef ds:uri="http://schemas.microsoft.com/office/infopath/2007/PartnerControls"/>
    <ds:schemaRef ds:uri="45d6379a-7cbb-4803-b7a9-fcf0cd19b1fe"/>
    <ds:schemaRef ds:uri="6a53514f-501b-4d4b-8bdf-8f34824c77e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1062</Words>
  <Characters>6695</Characters>
  <Application>Microsoft Office Word</Application>
  <DocSecurity>0</DocSecurity>
  <Lines>55</Lines>
  <Paragraphs>15</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Dhaundiyal</dc:creator>
  <cp:keywords/>
  <dc:description/>
  <cp:lastModifiedBy>Elisabeth Schweighofer</cp:lastModifiedBy>
  <cp:revision>168</cp:revision>
  <dcterms:created xsi:type="dcterms:W3CDTF">2025-01-16T13:57:00Z</dcterms:created>
  <dcterms:modified xsi:type="dcterms:W3CDTF">2025-03-11T10:58:00Z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0x0101002370B364C6F52542A73E54ADAFC20CC1</vt:lpwstr>
  </property>
  <property fmtid="{D5CDD505-2E9C-101B-9397-08002B2CF9AE}" pid="3" name="MediaServiceImageTags">
    <vt:lpwstr/>
  </property>
</Properties>
</file>